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0BBE" w:rsidRDefault="00E40BBE" w:rsidP="00D312C6">
      <w:pPr>
        <w:pStyle w:val="BodyText"/>
        <w:jc w:val="right"/>
        <w:rPr>
          <w:b/>
          <w:kern w:val="28"/>
          <w:sz w:val="36"/>
        </w:rPr>
      </w:pPr>
    </w:p>
    <w:p w:rsidR="00B84B82" w:rsidRDefault="00B84B82" w:rsidP="00D312C6">
      <w:pPr>
        <w:pStyle w:val="BodyText"/>
        <w:jc w:val="right"/>
        <w:rPr>
          <w:b/>
          <w:kern w:val="28"/>
          <w:sz w:val="36"/>
        </w:rPr>
      </w:pPr>
    </w:p>
    <w:p w:rsidR="00E40BBE" w:rsidRDefault="00E40BBE" w:rsidP="00D312C6">
      <w:pPr>
        <w:pStyle w:val="BodyText"/>
        <w:jc w:val="right"/>
        <w:rPr>
          <w:b/>
          <w:kern w:val="28"/>
          <w:sz w:val="36"/>
        </w:rPr>
      </w:pPr>
    </w:p>
    <w:p w:rsidR="000E0A8D" w:rsidRDefault="000E0A8D" w:rsidP="00D312C6">
      <w:pPr>
        <w:pStyle w:val="BodyText"/>
        <w:jc w:val="right"/>
        <w:rPr>
          <w:b/>
          <w:kern w:val="28"/>
          <w:sz w:val="36"/>
        </w:rPr>
      </w:pPr>
    </w:p>
    <w:p w:rsidR="000E0A8D" w:rsidRDefault="000E0A8D" w:rsidP="00D312C6">
      <w:pPr>
        <w:pStyle w:val="BodyText"/>
        <w:jc w:val="right"/>
        <w:rPr>
          <w:b/>
          <w:kern w:val="28"/>
          <w:sz w:val="36"/>
        </w:rPr>
      </w:pPr>
    </w:p>
    <w:p w:rsidR="000E0A8D" w:rsidRDefault="000E0A8D" w:rsidP="00D312C6">
      <w:pPr>
        <w:pStyle w:val="BodyText"/>
        <w:jc w:val="right"/>
        <w:rPr>
          <w:b/>
          <w:kern w:val="28"/>
          <w:sz w:val="36"/>
        </w:rPr>
      </w:pPr>
    </w:p>
    <w:p w:rsidR="00D312C6" w:rsidRDefault="00BB0FCD" w:rsidP="00D312C6">
      <w:pPr>
        <w:pStyle w:val="BodyText"/>
        <w:jc w:val="right"/>
        <w:rPr>
          <w:b/>
          <w:kern w:val="28"/>
          <w:sz w:val="36"/>
        </w:rPr>
      </w:pPr>
      <w:r>
        <w:rPr>
          <w:b/>
          <w:kern w:val="28"/>
          <w:sz w:val="36"/>
        </w:rPr>
        <w:t xml:space="preserve">Business </w:t>
      </w:r>
      <w:r w:rsidR="005D37CF" w:rsidRPr="001B0BA2">
        <w:rPr>
          <w:b/>
          <w:kern w:val="28"/>
          <w:sz w:val="36"/>
        </w:rPr>
        <w:t xml:space="preserve">Requirement </w:t>
      </w:r>
      <w:r w:rsidR="00CA2C00">
        <w:rPr>
          <w:b/>
          <w:kern w:val="28"/>
          <w:sz w:val="36"/>
        </w:rPr>
        <w:t>Specifica</w:t>
      </w:r>
      <w:r w:rsidR="005D37CF" w:rsidRPr="001B0BA2">
        <w:rPr>
          <w:b/>
          <w:kern w:val="28"/>
          <w:sz w:val="36"/>
        </w:rPr>
        <w:t>tion</w:t>
      </w:r>
      <w:r w:rsidR="00D312C6" w:rsidRPr="001B0BA2">
        <w:rPr>
          <w:b/>
          <w:kern w:val="28"/>
          <w:sz w:val="36"/>
        </w:rPr>
        <w:t>:</w:t>
      </w:r>
    </w:p>
    <w:p w:rsidR="00D00486" w:rsidRPr="00D00486" w:rsidRDefault="00D00486" w:rsidP="00D00486">
      <w:pPr>
        <w:jc w:val="right"/>
      </w:pPr>
    </w:p>
    <w:p w:rsidR="005E7EB1" w:rsidRDefault="00A21704" w:rsidP="005E7EB1">
      <w:pPr>
        <w:jc w:val="right"/>
        <w:rPr>
          <w:sz w:val="32"/>
        </w:rPr>
      </w:pPr>
      <w:r w:rsidRPr="00D00486">
        <w:rPr>
          <w:sz w:val="32"/>
        </w:rPr>
        <w:fldChar w:fldCharType="begin"/>
      </w:r>
      <w:r w:rsidR="005E7EB1" w:rsidRPr="00D00486">
        <w:rPr>
          <w:sz w:val="32"/>
        </w:rPr>
        <w:instrText xml:space="preserve"> DOCPROPERTY  "Web Area" </w:instrText>
      </w:r>
      <w:r w:rsidRPr="00D00486">
        <w:rPr>
          <w:sz w:val="32"/>
        </w:rPr>
        <w:fldChar w:fldCharType="separate"/>
      </w:r>
      <w:r w:rsidR="00EB34B9">
        <w:rPr>
          <w:sz w:val="32"/>
        </w:rPr>
        <w:t>Customer Support</w:t>
      </w:r>
      <w:r w:rsidRPr="00D00486">
        <w:rPr>
          <w:sz w:val="32"/>
        </w:rPr>
        <w:fldChar w:fldCharType="end"/>
      </w:r>
    </w:p>
    <w:p w:rsidR="00306C5D" w:rsidRDefault="00306C5D" w:rsidP="005E7EB1">
      <w:pPr>
        <w:jc w:val="right"/>
        <w:rPr>
          <w:sz w:val="32"/>
        </w:rPr>
      </w:pPr>
    </w:p>
    <w:p w:rsidR="00306C5D" w:rsidRDefault="00306C5D" w:rsidP="005E7EB1">
      <w:pPr>
        <w:jc w:val="right"/>
        <w:rPr>
          <w:sz w:val="32"/>
        </w:rPr>
      </w:pPr>
    </w:p>
    <w:p w:rsidR="00306C5D" w:rsidRPr="00EB34B9" w:rsidRDefault="00A21704" w:rsidP="005E7EB1">
      <w:pPr>
        <w:jc w:val="right"/>
        <w:rPr>
          <w:sz w:val="32"/>
          <w:szCs w:val="32"/>
        </w:rPr>
      </w:pPr>
      <w:fldSimple w:instr=" DOCPROPERTY  Title  \* MERGEFORMAT ">
        <w:r w:rsidR="004130F9">
          <w:rPr>
            <w:sz w:val="32"/>
            <w:szCs w:val="32"/>
          </w:rPr>
          <w:t xml:space="preserve">Redesign of </w:t>
        </w:r>
        <w:r w:rsidR="00EB34B9" w:rsidRPr="00EB34B9">
          <w:rPr>
            <w:sz w:val="32"/>
            <w:szCs w:val="32"/>
          </w:rPr>
          <w:t xml:space="preserve">IKEA Jobs search to use </w:t>
        </w:r>
        <w:r w:rsidR="00324410">
          <w:rPr>
            <w:sz w:val="32"/>
            <w:szCs w:val="32"/>
          </w:rPr>
          <w:t xml:space="preserve">IBM Kenexa </w:t>
        </w:r>
        <w:r w:rsidR="00EB34B9" w:rsidRPr="00EB34B9">
          <w:rPr>
            <w:sz w:val="32"/>
            <w:szCs w:val="32"/>
          </w:rPr>
          <w:t>Brassring API</w:t>
        </w:r>
      </w:fldSimple>
    </w:p>
    <w:p w:rsidR="00D00486" w:rsidRPr="00D00486" w:rsidRDefault="00D00486" w:rsidP="005E7EB1">
      <w:pPr>
        <w:jc w:val="right"/>
        <w:rPr>
          <w:sz w:val="32"/>
        </w:rPr>
      </w:pPr>
    </w:p>
    <w:p w:rsidR="00D00486" w:rsidRPr="00D00486" w:rsidRDefault="00D00486" w:rsidP="005E7EB1">
      <w:pPr>
        <w:jc w:val="right"/>
        <w:rPr>
          <w:sz w:val="32"/>
        </w:rPr>
      </w:pPr>
    </w:p>
    <w:p w:rsidR="005E7EB1" w:rsidRPr="00D00486" w:rsidRDefault="005E7EB1" w:rsidP="005E7EB1">
      <w:pPr>
        <w:jc w:val="right"/>
        <w:rPr>
          <w:sz w:val="32"/>
        </w:rPr>
      </w:pPr>
      <w:r w:rsidRPr="00D00486">
        <w:rPr>
          <w:sz w:val="32"/>
        </w:rPr>
        <w:t xml:space="preserve">Version: </w:t>
      </w:r>
      <w:r w:rsidR="00A21704" w:rsidRPr="00D00486">
        <w:rPr>
          <w:sz w:val="32"/>
        </w:rPr>
        <w:fldChar w:fldCharType="begin"/>
      </w:r>
      <w:r w:rsidRPr="00D00486">
        <w:rPr>
          <w:sz w:val="32"/>
        </w:rPr>
        <w:instrText xml:space="preserve"> DOCPROPERTY  Revision  </w:instrText>
      </w:r>
      <w:r w:rsidR="00A21704" w:rsidRPr="00D00486">
        <w:rPr>
          <w:sz w:val="32"/>
        </w:rPr>
        <w:fldChar w:fldCharType="separate"/>
      </w:r>
      <w:r w:rsidR="00A81DC4">
        <w:rPr>
          <w:sz w:val="32"/>
        </w:rPr>
        <w:t>1</w:t>
      </w:r>
      <w:proofErr w:type="gramStart"/>
      <w:r w:rsidR="00EB34B9">
        <w:rPr>
          <w:sz w:val="32"/>
        </w:rPr>
        <w:t>.</w:t>
      </w:r>
      <w:proofErr w:type="gramEnd"/>
      <w:r w:rsidR="00A21704" w:rsidRPr="00D00486">
        <w:rPr>
          <w:sz w:val="32"/>
        </w:rPr>
        <w:fldChar w:fldCharType="end"/>
      </w:r>
      <w:r w:rsidR="008A3C59">
        <w:rPr>
          <w:sz w:val="32"/>
        </w:rPr>
        <w:t>1</w:t>
      </w:r>
    </w:p>
    <w:p w:rsidR="00E55878" w:rsidRDefault="00E55878" w:rsidP="00DA18CF">
      <w:pPr>
        <w:pStyle w:val="InfoText"/>
      </w:pPr>
      <w:bookmarkStart w:id="0" w:name="_Toc19420031"/>
    </w:p>
    <w:p w:rsidR="004B68AB" w:rsidRDefault="004B68AB" w:rsidP="008E034B">
      <w:pPr>
        <w:pStyle w:val="BodyText"/>
        <w:rPr>
          <w:i/>
          <w:highlight w:val="yellow"/>
        </w:rPr>
      </w:pPr>
    </w:p>
    <w:p w:rsidR="004B68AB" w:rsidDel="00825765" w:rsidRDefault="004B68AB" w:rsidP="008E034B">
      <w:pPr>
        <w:pStyle w:val="BodyText"/>
        <w:rPr>
          <w:del w:id="1" w:author="shshekha" w:date="2016-06-20T15:16:00Z"/>
          <w:i/>
          <w:highlight w:val="yellow"/>
        </w:rPr>
      </w:pPr>
    </w:p>
    <w:p w:rsidR="00896335" w:rsidRDefault="00896335">
      <w:pPr>
        <w:pStyle w:val="BodyText"/>
        <w:ind w:left="0"/>
        <w:rPr>
          <w:del w:id="2" w:author="shshekha" w:date="2016-06-20T15:16:00Z"/>
          <w:i/>
          <w:highlight w:val="yellow"/>
        </w:rPr>
      </w:pPr>
    </w:p>
    <w:bookmarkEnd w:id="0"/>
    <w:p w:rsidR="00896335" w:rsidRDefault="00E40BBE">
      <w:pPr>
        <w:tabs>
          <w:tab w:val="left" w:pos="5100"/>
        </w:tabs>
        <w:rPr>
          <w:b/>
          <w:kern w:val="28"/>
          <w:sz w:val="36"/>
        </w:rPr>
      </w:pPr>
      <w:del w:id="3" w:author="shshekha" w:date="2016-06-20T15:15:00Z">
        <w:r w:rsidDel="00825765">
          <w:br w:type="page"/>
        </w:r>
      </w:del>
    </w:p>
    <w:p w:rsidR="00E40BBE" w:rsidRDefault="00E40BBE" w:rsidP="00E40BBE">
      <w:pPr>
        <w:pStyle w:val="Title"/>
        <w:jc w:val="left"/>
        <w:rPr>
          <w:rFonts w:ascii="Verdana" w:hAnsi="Verdana"/>
        </w:rPr>
      </w:pPr>
      <w:bookmarkStart w:id="4" w:name="_Toc455412920"/>
      <w:bookmarkStart w:id="5" w:name="_Toc455412954"/>
      <w:bookmarkStart w:id="6" w:name="_Toc459746489"/>
      <w:r w:rsidRPr="003E1779">
        <w:rPr>
          <w:rFonts w:ascii="Verdana" w:hAnsi="Verdana"/>
        </w:rPr>
        <w:lastRenderedPageBreak/>
        <w:t>Responsibility Assignment (RACI)</w:t>
      </w:r>
      <w:bookmarkEnd w:id="4"/>
      <w:bookmarkEnd w:id="5"/>
      <w:bookmarkEnd w:id="6"/>
    </w:p>
    <w:p w:rsidR="00093FC4" w:rsidRDefault="00093FC4" w:rsidP="00093FC4">
      <w:pPr>
        <w:pStyle w:val="BodyText"/>
      </w:pPr>
    </w:p>
    <w:tbl>
      <w:tblPr>
        <w:tblW w:w="0" w:type="auto"/>
        <w:tblInd w:w="817" w:type="dxa"/>
        <w:tblCellMar>
          <w:left w:w="0" w:type="dxa"/>
          <w:right w:w="0" w:type="dxa"/>
        </w:tblCellMar>
        <w:tblLook w:val="04A0"/>
      </w:tblPr>
      <w:tblGrid>
        <w:gridCol w:w="1643"/>
        <w:gridCol w:w="1643"/>
        <w:gridCol w:w="1643"/>
        <w:gridCol w:w="1643"/>
        <w:gridCol w:w="1643"/>
      </w:tblGrid>
      <w:tr w:rsidR="003E1779" w:rsidTr="003E1779">
        <w:trPr>
          <w:trHeight w:val="624"/>
        </w:trPr>
        <w:tc>
          <w:tcPr>
            <w:tcW w:w="1643"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3E1779" w:rsidRDefault="003E1779">
            <w:pPr>
              <w:rPr>
                <w:rFonts w:eastAsia="Calibri"/>
                <w:b/>
                <w:bCs/>
                <w:sz w:val="22"/>
                <w:szCs w:val="22"/>
              </w:rPr>
            </w:pPr>
            <w:r>
              <w:rPr>
                <w:b/>
                <w:bCs/>
              </w:rPr>
              <w:t>Sponsor*</w:t>
            </w:r>
          </w:p>
        </w:tc>
        <w:tc>
          <w:tcPr>
            <w:tcW w:w="1643"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3E1779" w:rsidRDefault="003E1779">
            <w:pPr>
              <w:rPr>
                <w:rFonts w:eastAsia="Calibri"/>
                <w:b/>
                <w:bCs/>
                <w:sz w:val="22"/>
                <w:szCs w:val="22"/>
              </w:rPr>
            </w:pPr>
            <w:r>
              <w:rPr>
                <w:b/>
                <w:bCs/>
              </w:rPr>
              <w:t>Business Analyst</w:t>
            </w:r>
          </w:p>
        </w:tc>
        <w:tc>
          <w:tcPr>
            <w:tcW w:w="1643"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3E1779" w:rsidRDefault="003E1779">
            <w:pPr>
              <w:rPr>
                <w:rFonts w:eastAsia="Calibri"/>
                <w:b/>
                <w:bCs/>
                <w:sz w:val="22"/>
                <w:szCs w:val="22"/>
              </w:rPr>
            </w:pPr>
            <w:r>
              <w:rPr>
                <w:b/>
                <w:bCs/>
              </w:rPr>
              <w:t>IT Solution Analyst</w:t>
            </w:r>
          </w:p>
        </w:tc>
        <w:tc>
          <w:tcPr>
            <w:tcW w:w="1643"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3E1779" w:rsidRDefault="003E1779">
            <w:pPr>
              <w:rPr>
                <w:rFonts w:eastAsia="Calibri"/>
                <w:b/>
                <w:bCs/>
                <w:sz w:val="22"/>
                <w:szCs w:val="22"/>
              </w:rPr>
            </w:pPr>
            <w:r>
              <w:rPr>
                <w:b/>
                <w:bCs/>
              </w:rPr>
              <w:t>UX Designer</w:t>
            </w:r>
          </w:p>
        </w:tc>
        <w:tc>
          <w:tcPr>
            <w:tcW w:w="1643"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3E1779" w:rsidRDefault="003E1779">
            <w:pPr>
              <w:rPr>
                <w:rFonts w:eastAsia="Calibri"/>
                <w:b/>
                <w:bCs/>
                <w:sz w:val="22"/>
                <w:szCs w:val="22"/>
              </w:rPr>
            </w:pPr>
            <w:r>
              <w:rPr>
                <w:b/>
                <w:bCs/>
              </w:rPr>
              <w:t>IT Partner</w:t>
            </w:r>
          </w:p>
        </w:tc>
      </w:tr>
      <w:tr w:rsidR="003E1779" w:rsidTr="003E1779">
        <w:trPr>
          <w:trHeight w:val="307"/>
        </w:trPr>
        <w:tc>
          <w:tcPr>
            <w:tcW w:w="16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E1779" w:rsidRPr="00DB39EF" w:rsidRDefault="003E1779">
            <w:pPr>
              <w:jc w:val="center"/>
              <w:rPr>
                <w:rFonts w:eastAsia="Calibri"/>
                <w:bCs/>
                <w:sz w:val="22"/>
                <w:szCs w:val="22"/>
              </w:rPr>
            </w:pPr>
            <w:r w:rsidRPr="00DB39EF">
              <w:rPr>
                <w:bCs/>
              </w:rPr>
              <w:t>Accountable</w:t>
            </w:r>
          </w:p>
        </w:tc>
        <w:tc>
          <w:tcPr>
            <w:tcW w:w="1643" w:type="dxa"/>
            <w:tcBorders>
              <w:top w:val="nil"/>
              <w:left w:val="nil"/>
              <w:bottom w:val="single" w:sz="8" w:space="0" w:color="auto"/>
              <w:right w:val="single" w:sz="8" w:space="0" w:color="auto"/>
            </w:tcBorders>
            <w:tcMar>
              <w:top w:w="0" w:type="dxa"/>
              <w:left w:w="108" w:type="dxa"/>
              <w:bottom w:w="0" w:type="dxa"/>
              <w:right w:w="108" w:type="dxa"/>
            </w:tcMar>
            <w:hideMark/>
          </w:tcPr>
          <w:p w:rsidR="003E1779" w:rsidRPr="00DB39EF" w:rsidRDefault="003E1779">
            <w:pPr>
              <w:jc w:val="center"/>
              <w:rPr>
                <w:rFonts w:eastAsia="Calibri"/>
                <w:bCs/>
                <w:sz w:val="22"/>
                <w:szCs w:val="22"/>
              </w:rPr>
            </w:pPr>
            <w:r w:rsidRPr="00DB39EF">
              <w:rPr>
                <w:bCs/>
              </w:rPr>
              <w:t>Responsible</w:t>
            </w:r>
          </w:p>
        </w:tc>
        <w:tc>
          <w:tcPr>
            <w:tcW w:w="1643" w:type="dxa"/>
            <w:tcBorders>
              <w:top w:val="nil"/>
              <w:left w:val="nil"/>
              <w:bottom w:val="single" w:sz="8" w:space="0" w:color="auto"/>
              <w:right w:val="single" w:sz="8" w:space="0" w:color="auto"/>
            </w:tcBorders>
            <w:tcMar>
              <w:top w:w="0" w:type="dxa"/>
              <w:left w:w="108" w:type="dxa"/>
              <w:bottom w:w="0" w:type="dxa"/>
              <w:right w:w="108" w:type="dxa"/>
            </w:tcMar>
            <w:hideMark/>
          </w:tcPr>
          <w:p w:rsidR="003E1779" w:rsidRPr="00DB39EF" w:rsidRDefault="003E1779">
            <w:pPr>
              <w:jc w:val="center"/>
              <w:rPr>
                <w:rFonts w:eastAsia="Calibri"/>
                <w:bCs/>
                <w:iCs/>
                <w:sz w:val="22"/>
                <w:szCs w:val="22"/>
              </w:rPr>
            </w:pPr>
            <w:r w:rsidRPr="00DB39EF">
              <w:rPr>
                <w:bCs/>
                <w:iCs/>
              </w:rPr>
              <w:t>Consulted</w:t>
            </w:r>
          </w:p>
        </w:tc>
        <w:tc>
          <w:tcPr>
            <w:tcW w:w="1643" w:type="dxa"/>
            <w:tcBorders>
              <w:top w:val="nil"/>
              <w:left w:val="nil"/>
              <w:bottom w:val="single" w:sz="8" w:space="0" w:color="auto"/>
              <w:right w:val="single" w:sz="8" w:space="0" w:color="auto"/>
            </w:tcBorders>
            <w:tcMar>
              <w:top w:w="0" w:type="dxa"/>
              <w:left w:w="108" w:type="dxa"/>
              <w:bottom w:w="0" w:type="dxa"/>
              <w:right w:w="108" w:type="dxa"/>
            </w:tcMar>
            <w:hideMark/>
          </w:tcPr>
          <w:p w:rsidR="003E1779" w:rsidRPr="00DB39EF" w:rsidRDefault="003E1779">
            <w:pPr>
              <w:jc w:val="center"/>
              <w:rPr>
                <w:rFonts w:eastAsia="Calibri"/>
                <w:sz w:val="22"/>
                <w:szCs w:val="22"/>
              </w:rPr>
            </w:pPr>
            <w:r w:rsidRPr="00DB39EF">
              <w:t>Informed</w:t>
            </w:r>
          </w:p>
        </w:tc>
        <w:tc>
          <w:tcPr>
            <w:tcW w:w="1643" w:type="dxa"/>
            <w:tcBorders>
              <w:top w:val="nil"/>
              <w:left w:val="nil"/>
              <w:bottom w:val="single" w:sz="8" w:space="0" w:color="auto"/>
              <w:right w:val="single" w:sz="8" w:space="0" w:color="auto"/>
            </w:tcBorders>
            <w:tcMar>
              <w:top w:w="0" w:type="dxa"/>
              <w:left w:w="108" w:type="dxa"/>
              <w:bottom w:w="0" w:type="dxa"/>
              <w:right w:w="108" w:type="dxa"/>
            </w:tcMar>
            <w:hideMark/>
          </w:tcPr>
          <w:p w:rsidR="003E1779" w:rsidRPr="00DB39EF" w:rsidRDefault="003E1779">
            <w:pPr>
              <w:jc w:val="center"/>
              <w:rPr>
                <w:rFonts w:eastAsia="Calibri"/>
                <w:sz w:val="22"/>
                <w:szCs w:val="22"/>
              </w:rPr>
            </w:pPr>
            <w:r w:rsidRPr="00DB39EF">
              <w:t>Informed</w:t>
            </w:r>
          </w:p>
        </w:tc>
      </w:tr>
      <w:tr w:rsidR="003E1779" w:rsidTr="003E1779">
        <w:trPr>
          <w:trHeight w:val="307"/>
        </w:trPr>
        <w:tc>
          <w:tcPr>
            <w:tcW w:w="16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E1779" w:rsidRDefault="003E1779">
            <w:pPr>
              <w:jc w:val="center"/>
              <w:rPr>
                <w:rFonts w:eastAsia="Calibri"/>
                <w:sz w:val="22"/>
                <w:szCs w:val="22"/>
              </w:rPr>
            </w:pPr>
            <w:r>
              <w:t>Tim Ellmers</w:t>
            </w:r>
          </w:p>
        </w:tc>
        <w:tc>
          <w:tcPr>
            <w:tcW w:w="1643" w:type="dxa"/>
            <w:tcBorders>
              <w:top w:val="nil"/>
              <w:left w:val="nil"/>
              <w:bottom w:val="single" w:sz="8" w:space="0" w:color="auto"/>
              <w:right w:val="single" w:sz="8" w:space="0" w:color="auto"/>
            </w:tcBorders>
            <w:tcMar>
              <w:top w:w="0" w:type="dxa"/>
              <w:left w:w="108" w:type="dxa"/>
              <w:bottom w:w="0" w:type="dxa"/>
              <w:right w:w="108" w:type="dxa"/>
            </w:tcMar>
            <w:hideMark/>
          </w:tcPr>
          <w:p w:rsidR="003E1779" w:rsidRDefault="003E1779">
            <w:pPr>
              <w:jc w:val="center"/>
              <w:rPr>
                <w:rFonts w:eastAsia="Calibri"/>
                <w:i/>
                <w:iCs/>
                <w:color w:val="0000FF"/>
                <w:sz w:val="22"/>
                <w:szCs w:val="22"/>
              </w:rPr>
            </w:pPr>
            <w:r>
              <w:t>Shashi Shekhar</w:t>
            </w:r>
          </w:p>
        </w:tc>
        <w:tc>
          <w:tcPr>
            <w:tcW w:w="1643" w:type="dxa"/>
            <w:tcBorders>
              <w:top w:val="nil"/>
              <w:left w:val="nil"/>
              <w:bottom w:val="single" w:sz="8" w:space="0" w:color="auto"/>
              <w:right w:val="single" w:sz="8" w:space="0" w:color="auto"/>
            </w:tcBorders>
            <w:tcMar>
              <w:top w:w="0" w:type="dxa"/>
              <w:left w:w="108" w:type="dxa"/>
              <w:bottom w:w="0" w:type="dxa"/>
              <w:right w:w="108" w:type="dxa"/>
            </w:tcMar>
            <w:hideMark/>
          </w:tcPr>
          <w:p w:rsidR="003E1779" w:rsidRDefault="003E1779">
            <w:pPr>
              <w:jc w:val="center"/>
              <w:rPr>
                <w:rFonts w:eastAsia="Calibri"/>
                <w:sz w:val="22"/>
                <w:szCs w:val="22"/>
              </w:rPr>
            </w:pPr>
            <w:r>
              <w:t>NA</w:t>
            </w:r>
          </w:p>
        </w:tc>
        <w:tc>
          <w:tcPr>
            <w:tcW w:w="1643" w:type="dxa"/>
            <w:tcBorders>
              <w:top w:val="nil"/>
              <w:left w:val="nil"/>
              <w:bottom w:val="single" w:sz="8" w:space="0" w:color="auto"/>
              <w:right w:val="single" w:sz="8" w:space="0" w:color="auto"/>
            </w:tcBorders>
            <w:tcMar>
              <w:top w:w="0" w:type="dxa"/>
              <w:left w:w="108" w:type="dxa"/>
              <w:bottom w:w="0" w:type="dxa"/>
              <w:right w:w="108" w:type="dxa"/>
            </w:tcMar>
            <w:hideMark/>
          </w:tcPr>
          <w:p w:rsidR="003E1779" w:rsidRDefault="003E1779">
            <w:pPr>
              <w:jc w:val="center"/>
              <w:rPr>
                <w:rFonts w:eastAsia="Calibri"/>
                <w:sz w:val="22"/>
                <w:szCs w:val="22"/>
              </w:rPr>
            </w:pPr>
            <w:r>
              <w:t>Jyoti Gaonkar</w:t>
            </w:r>
          </w:p>
        </w:tc>
        <w:tc>
          <w:tcPr>
            <w:tcW w:w="1643" w:type="dxa"/>
            <w:tcBorders>
              <w:top w:val="nil"/>
              <w:left w:val="nil"/>
              <w:bottom w:val="single" w:sz="8" w:space="0" w:color="auto"/>
              <w:right w:val="single" w:sz="8" w:space="0" w:color="auto"/>
            </w:tcBorders>
            <w:tcMar>
              <w:top w:w="0" w:type="dxa"/>
              <w:left w:w="108" w:type="dxa"/>
              <w:bottom w:w="0" w:type="dxa"/>
              <w:right w:w="108" w:type="dxa"/>
            </w:tcMar>
            <w:hideMark/>
          </w:tcPr>
          <w:p w:rsidR="003E1779" w:rsidRDefault="003E1779">
            <w:pPr>
              <w:jc w:val="center"/>
              <w:rPr>
                <w:rFonts w:eastAsia="Calibri"/>
                <w:sz w:val="22"/>
                <w:szCs w:val="22"/>
              </w:rPr>
            </w:pPr>
            <w:r>
              <w:t>Capgemini</w:t>
            </w:r>
          </w:p>
        </w:tc>
      </w:tr>
    </w:tbl>
    <w:p w:rsidR="003E1779" w:rsidRPr="0087233C" w:rsidRDefault="003E1779" w:rsidP="00093FC4">
      <w:pPr>
        <w:pStyle w:val="BodyText"/>
      </w:pPr>
    </w:p>
    <w:p w:rsidR="00093FC4" w:rsidRDefault="00093FC4" w:rsidP="00093FC4">
      <w:pPr>
        <w:pStyle w:val="BodyText"/>
      </w:pPr>
      <w:r w:rsidRPr="00AF6FB6">
        <w:rPr>
          <w:sz w:val="18"/>
        </w:rPr>
        <w:t>*Sponsor = Business representative, Web Area Manager, or Solution Area Manager</w:t>
      </w:r>
    </w:p>
    <w:p w:rsidR="00093FC4" w:rsidRDefault="00093FC4" w:rsidP="00093FC4">
      <w:pPr>
        <w:pStyle w:val="BodyText"/>
        <w:rPr>
          <w:i/>
        </w:rPr>
      </w:pPr>
      <w:r w:rsidRPr="00B22F1D">
        <w:rPr>
          <w:i/>
        </w:rPr>
        <w:t>Note: This RACI matrix is valid for this document only, not the entire CR.</w:t>
      </w:r>
    </w:p>
    <w:p w:rsidR="00093FC4" w:rsidRDefault="00093FC4" w:rsidP="00093FC4">
      <w:pPr>
        <w:pStyle w:val="BodyText"/>
      </w:pPr>
      <w:r w:rsidRPr="00A47616">
        <w:t>See the BA Guideline</w:t>
      </w:r>
      <w:r>
        <w:t xml:space="preserve"> </w:t>
      </w:r>
      <w:r w:rsidR="00A21704">
        <w:fldChar w:fldCharType="begin"/>
      </w:r>
      <w:r>
        <w:instrText xml:space="preserve"> REF _Ref336851273 \r \h </w:instrText>
      </w:r>
      <w:r w:rsidR="00A21704">
        <w:fldChar w:fldCharType="separate"/>
      </w:r>
      <w:r w:rsidR="006169DD">
        <w:t>[5]</w:t>
      </w:r>
      <w:r w:rsidR="00A21704">
        <w:fldChar w:fldCharType="end"/>
      </w:r>
      <w:r w:rsidRPr="00A47616">
        <w:t xml:space="preserve"> for more information about </w:t>
      </w:r>
      <w:r>
        <w:t>responsibilities throughout the requirement analysis process.</w:t>
      </w:r>
    </w:p>
    <w:p w:rsidR="00B22F1D" w:rsidRPr="00E40BBE" w:rsidRDefault="00B22F1D" w:rsidP="00E40BBE">
      <w:pPr>
        <w:pStyle w:val="BodyText"/>
        <w:rPr>
          <w:sz w:val="18"/>
        </w:rPr>
      </w:pPr>
    </w:p>
    <w:p w:rsidR="00C71CC9" w:rsidRPr="001B0BA2" w:rsidRDefault="00C71CC9" w:rsidP="00C71CC9">
      <w:pPr>
        <w:pStyle w:val="Title"/>
        <w:jc w:val="left"/>
        <w:rPr>
          <w:rFonts w:ascii="Verdana" w:hAnsi="Verdana"/>
        </w:rPr>
      </w:pPr>
      <w:bookmarkStart w:id="7" w:name="_Toc455412921"/>
      <w:bookmarkStart w:id="8" w:name="_Toc455412955"/>
      <w:bookmarkStart w:id="9" w:name="_Toc459746490"/>
      <w:r w:rsidRPr="001B0BA2">
        <w:rPr>
          <w:rFonts w:ascii="Verdana" w:hAnsi="Verdana"/>
        </w:rPr>
        <w:t>Revision History</w:t>
      </w:r>
      <w:bookmarkEnd w:id="7"/>
      <w:bookmarkEnd w:id="8"/>
      <w:bookmarkEnd w:id="9"/>
    </w:p>
    <w:p w:rsidR="00046C88" w:rsidRPr="003022FF" w:rsidRDefault="00046C88" w:rsidP="00046C88">
      <w:pPr>
        <w:pStyle w:val="InfoText"/>
      </w:pP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8"/>
        <w:gridCol w:w="1113"/>
        <w:gridCol w:w="4050"/>
        <w:gridCol w:w="1641"/>
      </w:tblGrid>
      <w:tr w:rsidR="00046C88" w:rsidTr="009D7DE8">
        <w:tc>
          <w:tcPr>
            <w:tcW w:w="1418" w:type="dxa"/>
            <w:shd w:val="clear" w:color="auto" w:fill="000000"/>
          </w:tcPr>
          <w:p w:rsidR="00046C88" w:rsidRDefault="00046C88" w:rsidP="00282F66">
            <w:pPr>
              <w:rPr>
                <w:b/>
              </w:rPr>
            </w:pPr>
            <w:r>
              <w:rPr>
                <w:b/>
              </w:rPr>
              <w:t>Date</w:t>
            </w:r>
          </w:p>
        </w:tc>
        <w:tc>
          <w:tcPr>
            <w:tcW w:w="1113" w:type="dxa"/>
            <w:shd w:val="clear" w:color="auto" w:fill="000000"/>
          </w:tcPr>
          <w:p w:rsidR="00046C88" w:rsidRDefault="00046C88" w:rsidP="00282F66">
            <w:pPr>
              <w:rPr>
                <w:b/>
              </w:rPr>
            </w:pPr>
            <w:r>
              <w:rPr>
                <w:b/>
              </w:rPr>
              <w:t>Version</w:t>
            </w:r>
          </w:p>
        </w:tc>
        <w:tc>
          <w:tcPr>
            <w:tcW w:w="4050" w:type="dxa"/>
            <w:shd w:val="clear" w:color="auto" w:fill="000000"/>
          </w:tcPr>
          <w:p w:rsidR="00046C88" w:rsidRDefault="00046C88" w:rsidP="00282F66">
            <w:pPr>
              <w:rPr>
                <w:b/>
              </w:rPr>
            </w:pPr>
            <w:r>
              <w:rPr>
                <w:b/>
              </w:rPr>
              <w:t>Description</w:t>
            </w:r>
          </w:p>
        </w:tc>
        <w:tc>
          <w:tcPr>
            <w:tcW w:w="1641" w:type="dxa"/>
            <w:shd w:val="clear" w:color="auto" w:fill="000000"/>
          </w:tcPr>
          <w:p w:rsidR="00046C88" w:rsidRDefault="00C1372C" w:rsidP="00282F66">
            <w:pPr>
              <w:rPr>
                <w:b/>
              </w:rPr>
            </w:pPr>
            <w:r>
              <w:rPr>
                <w:b/>
              </w:rPr>
              <w:t>Responsible</w:t>
            </w:r>
          </w:p>
        </w:tc>
      </w:tr>
      <w:tr w:rsidR="00B5299B" w:rsidTr="009D7DE8">
        <w:tc>
          <w:tcPr>
            <w:tcW w:w="1418" w:type="dxa"/>
          </w:tcPr>
          <w:p w:rsidR="00B5299B" w:rsidRDefault="00B5299B" w:rsidP="00B255F4">
            <w:r>
              <w:t>2016-04-01</w:t>
            </w:r>
          </w:p>
        </w:tc>
        <w:tc>
          <w:tcPr>
            <w:tcW w:w="1113" w:type="dxa"/>
          </w:tcPr>
          <w:p w:rsidR="00B5299B" w:rsidRPr="00DD7C8A" w:rsidRDefault="00B5299B" w:rsidP="00B255F4">
            <w:r w:rsidRPr="00DD7C8A">
              <w:t>P1.0-1</w:t>
            </w:r>
          </w:p>
        </w:tc>
        <w:tc>
          <w:tcPr>
            <w:tcW w:w="4050" w:type="dxa"/>
          </w:tcPr>
          <w:p w:rsidR="00B5299B" w:rsidRPr="00DD7C8A" w:rsidRDefault="00B5299B" w:rsidP="00B255F4">
            <w:r>
              <w:t>First outline of the document</w:t>
            </w:r>
          </w:p>
        </w:tc>
        <w:tc>
          <w:tcPr>
            <w:tcW w:w="1641" w:type="dxa"/>
          </w:tcPr>
          <w:p w:rsidR="00B5299B" w:rsidRPr="00EA6E06" w:rsidRDefault="00B5299B" w:rsidP="00B255F4">
            <w:r>
              <w:t>Donna Stewart</w:t>
            </w:r>
          </w:p>
        </w:tc>
      </w:tr>
      <w:tr w:rsidR="00046C88" w:rsidTr="009D7DE8">
        <w:tc>
          <w:tcPr>
            <w:tcW w:w="1418" w:type="dxa"/>
          </w:tcPr>
          <w:p w:rsidR="00046C88" w:rsidRDefault="00B5299B" w:rsidP="00B5299B">
            <w:r>
              <w:t>2016</w:t>
            </w:r>
            <w:r w:rsidR="005D37CF">
              <w:t>-</w:t>
            </w:r>
            <w:r>
              <w:t>04</w:t>
            </w:r>
            <w:r w:rsidR="005D37CF">
              <w:t>-</w:t>
            </w:r>
            <w:r>
              <w:t>18</w:t>
            </w:r>
          </w:p>
        </w:tc>
        <w:tc>
          <w:tcPr>
            <w:tcW w:w="1113" w:type="dxa"/>
          </w:tcPr>
          <w:p w:rsidR="00046C88" w:rsidRPr="00DD7C8A" w:rsidRDefault="00046C88" w:rsidP="00282F66">
            <w:r w:rsidRPr="00DD7C8A">
              <w:t>P1.0-</w:t>
            </w:r>
            <w:r w:rsidR="00A81DC4">
              <w:t>2</w:t>
            </w:r>
          </w:p>
        </w:tc>
        <w:tc>
          <w:tcPr>
            <w:tcW w:w="4050" w:type="dxa"/>
          </w:tcPr>
          <w:p w:rsidR="00046C88" w:rsidRPr="00DD7C8A" w:rsidRDefault="00B5299B" w:rsidP="00282F66">
            <w:r>
              <w:t>Clarify business needs and scope</w:t>
            </w:r>
            <w:r w:rsidR="005D37CF">
              <w:t xml:space="preserve"> of the document</w:t>
            </w:r>
          </w:p>
        </w:tc>
        <w:tc>
          <w:tcPr>
            <w:tcW w:w="1641" w:type="dxa"/>
          </w:tcPr>
          <w:p w:rsidR="00046C88" w:rsidRPr="00EA6E06" w:rsidRDefault="0077632D" w:rsidP="00282F66">
            <w:r>
              <w:t>Donna Stewart</w:t>
            </w:r>
          </w:p>
        </w:tc>
      </w:tr>
      <w:tr w:rsidR="00046C88" w:rsidRPr="00EA6E06" w:rsidTr="009D7DE8">
        <w:tc>
          <w:tcPr>
            <w:tcW w:w="1418" w:type="dxa"/>
          </w:tcPr>
          <w:p w:rsidR="00046C88" w:rsidRPr="00EA6E06" w:rsidRDefault="004130F9" w:rsidP="00282F66">
            <w:r>
              <w:t>2016-05-09</w:t>
            </w:r>
          </w:p>
        </w:tc>
        <w:tc>
          <w:tcPr>
            <w:tcW w:w="1113" w:type="dxa"/>
          </w:tcPr>
          <w:p w:rsidR="00046C88" w:rsidRPr="00EA6E06" w:rsidRDefault="004130F9" w:rsidP="00282F66">
            <w:r>
              <w:t>P1.0-</w:t>
            </w:r>
            <w:r w:rsidR="00A81DC4">
              <w:t>3</w:t>
            </w:r>
          </w:p>
        </w:tc>
        <w:tc>
          <w:tcPr>
            <w:tcW w:w="4050" w:type="dxa"/>
          </w:tcPr>
          <w:p w:rsidR="00046C88" w:rsidRPr="00EA6E06" w:rsidRDefault="004130F9" w:rsidP="00282F66">
            <w:r>
              <w:t>Changing document scope to allow a holistic view</w:t>
            </w:r>
          </w:p>
        </w:tc>
        <w:tc>
          <w:tcPr>
            <w:tcW w:w="1641" w:type="dxa"/>
          </w:tcPr>
          <w:p w:rsidR="00046C88" w:rsidRPr="00EA6E06" w:rsidRDefault="004130F9" w:rsidP="00282F66">
            <w:r>
              <w:t>Tim Ellmers</w:t>
            </w:r>
          </w:p>
        </w:tc>
      </w:tr>
      <w:tr w:rsidR="00046C88" w:rsidRPr="00EA6E06" w:rsidTr="009D7DE8">
        <w:tc>
          <w:tcPr>
            <w:tcW w:w="1418" w:type="dxa"/>
          </w:tcPr>
          <w:p w:rsidR="00046C88" w:rsidRPr="00EA6E06" w:rsidRDefault="00A81DC4" w:rsidP="00282F66">
            <w:r>
              <w:t>2016-05-20</w:t>
            </w:r>
          </w:p>
        </w:tc>
        <w:tc>
          <w:tcPr>
            <w:tcW w:w="1113" w:type="dxa"/>
          </w:tcPr>
          <w:p w:rsidR="00046C88" w:rsidRPr="00EA6E06" w:rsidRDefault="00A81DC4" w:rsidP="00282F66">
            <w:r>
              <w:t>P1.0-4</w:t>
            </w:r>
          </w:p>
        </w:tc>
        <w:tc>
          <w:tcPr>
            <w:tcW w:w="4050" w:type="dxa"/>
          </w:tcPr>
          <w:p w:rsidR="00046C88" w:rsidRPr="00EA6E06" w:rsidRDefault="00A81DC4" w:rsidP="00282F66">
            <w:r>
              <w:t>Changing document as per comments from Tim Ellmers</w:t>
            </w:r>
          </w:p>
        </w:tc>
        <w:tc>
          <w:tcPr>
            <w:tcW w:w="1641" w:type="dxa"/>
          </w:tcPr>
          <w:p w:rsidR="00046C88" w:rsidRPr="00EA6E06" w:rsidRDefault="00A81DC4" w:rsidP="00282F66">
            <w:r>
              <w:t>Shashi Shekhar</w:t>
            </w:r>
          </w:p>
        </w:tc>
      </w:tr>
      <w:tr w:rsidR="00046C88" w:rsidRPr="00EA6E06" w:rsidTr="009D7DE8">
        <w:tc>
          <w:tcPr>
            <w:tcW w:w="1418" w:type="dxa"/>
          </w:tcPr>
          <w:p w:rsidR="00046C88" w:rsidRPr="00EA6E06" w:rsidRDefault="00187328" w:rsidP="00282F66">
            <w:r>
              <w:t>2016-05-23</w:t>
            </w:r>
          </w:p>
        </w:tc>
        <w:tc>
          <w:tcPr>
            <w:tcW w:w="1113" w:type="dxa"/>
          </w:tcPr>
          <w:p w:rsidR="00046C88" w:rsidRPr="00EA6E06" w:rsidRDefault="00187328" w:rsidP="00A81DC4">
            <w:r>
              <w:t>P1.0-5</w:t>
            </w:r>
          </w:p>
        </w:tc>
        <w:tc>
          <w:tcPr>
            <w:tcW w:w="4050" w:type="dxa"/>
          </w:tcPr>
          <w:p w:rsidR="00046C88" w:rsidRPr="00EA6E06" w:rsidRDefault="00187328" w:rsidP="005F3101">
            <w:r>
              <w:t xml:space="preserve">Changing </w:t>
            </w:r>
            <w:r w:rsidR="005F3101">
              <w:t>IRW (Mobile Web) requirements</w:t>
            </w:r>
            <w:r>
              <w:t xml:space="preserve"> as per comments from Peter</w:t>
            </w:r>
            <w:r w:rsidR="0039474F">
              <w:t xml:space="preserve"> </w:t>
            </w:r>
            <w:r w:rsidR="0039474F">
              <w:rPr>
                <w:rFonts w:ascii="Tahoma" w:hAnsi="Tahoma" w:cs="Tahoma"/>
              </w:rPr>
              <w:t>Rohman</w:t>
            </w:r>
          </w:p>
        </w:tc>
        <w:tc>
          <w:tcPr>
            <w:tcW w:w="1641" w:type="dxa"/>
          </w:tcPr>
          <w:p w:rsidR="00046C88" w:rsidRPr="00EA6E06" w:rsidRDefault="00187328" w:rsidP="00282F66">
            <w:r>
              <w:t>Shashi Shekhar</w:t>
            </w:r>
          </w:p>
        </w:tc>
      </w:tr>
      <w:tr w:rsidR="00046C88" w:rsidRPr="00EA6E06" w:rsidTr="009D7DE8">
        <w:tc>
          <w:tcPr>
            <w:tcW w:w="1418" w:type="dxa"/>
          </w:tcPr>
          <w:p w:rsidR="00046C88" w:rsidRDefault="00C36B3F" w:rsidP="00282F66">
            <w:r>
              <w:t>2016-05-25</w:t>
            </w:r>
          </w:p>
        </w:tc>
        <w:tc>
          <w:tcPr>
            <w:tcW w:w="1113" w:type="dxa"/>
          </w:tcPr>
          <w:p w:rsidR="00046C88" w:rsidRDefault="00C36B3F" w:rsidP="00282F66">
            <w:r>
              <w:t>P1.0-6</w:t>
            </w:r>
          </w:p>
        </w:tc>
        <w:tc>
          <w:tcPr>
            <w:tcW w:w="4050" w:type="dxa"/>
          </w:tcPr>
          <w:p w:rsidR="00046C88" w:rsidRDefault="00C36B3F" w:rsidP="005F3101">
            <w:r>
              <w:t xml:space="preserve">Changing </w:t>
            </w:r>
            <w:r w:rsidR="005F3101">
              <w:t>NWP and IKEA Inside requirements as</w:t>
            </w:r>
            <w:r>
              <w:t xml:space="preserve"> per comments from </w:t>
            </w:r>
            <w:r w:rsidRPr="00C36B3F">
              <w:t xml:space="preserve">Andreas </w:t>
            </w:r>
            <w:proofErr w:type="spellStart"/>
            <w:r w:rsidRPr="00C36B3F">
              <w:t>Järgren</w:t>
            </w:r>
            <w:proofErr w:type="spellEnd"/>
            <w:r>
              <w:t xml:space="preserve">, </w:t>
            </w:r>
            <w:proofErr w:type="spellStart"/>
            <w:r w:rsidRPr="00C36B3F">
              <w:t>Sakke</w:t>
            </w:r>
            <w:proofErr w:type="spellEnd"/>
            <w:r w:rsidRPr="00C36B3F">
              <w:t xml:space="preserve"> </w:t>
            </w:r>
            <w:proofErr w:type="spellStart"/>
            <w:r w:rsidRPr="00C36B3F">
              <w:t>Mustonen</w:t>
            </w:r>
            <w:proofErr w:type="spellEnd"/>
            <w:r>
              <w:t xml:space="preserve">, </w:t>
            </w:r>
            <w:r w:rsidRPr="00C36B3F">
              <w:t xml:space="preserve">Anders </w:t>
            </w:r>
            <w:proofErr w:type="spellStart"/>
            <w:r w:rsidRPr="00C36B3F">
              <w:t>Jehander</w:t>
            </w:r>
            <w:proofErr w:type="spellEnd"/>
          </w:p>
        </w:tc>
        <w:tc>
          <w:tcPr>
            <w:tcW w:w="1641" w:type="dxa"/>
          </w:tcPr>
          <w:p w:rsidR="00046C88" w:rsidRDefault="00C36B3F" w:rsidP="00282F66">
            <w:r>
              <w:t>Shashi Shekhar</w:t>
            </w:r>
          </w:p>
        </w:tc>
      </w:tr>
      <w:tr w:rsidR="005F3101" w:rsidRPr="00EA6E06" w:rsidTr="009D7DE8">
        <w:tc>
          <w:tcPr>
            <w:tcW w:w="1418" w:type="dxa"/>
          </w:tcPr>
          <w:p w:rsidR="005F3101" w:rsidRDefault="005F3101" w:rsidP="00282F66">
            <w:r>
              <w:t>2016-05-31</w:t>
            </w:r>
          </w:p>
        </w:tc>
        <w:tc>
          <w:tcPr>
            <w:tcW w:w="1113" w:type="dxa"/>
          </w:tcPr>
          <w:p w:rsidR="005F3101" w:rsidRDefault="005F3101" w:rsidP="00282F66">
            <w:r>
              <w:t>P1.0-7</w:t>
            </w:r>
          </w:p>
        </w:tc>
        <w:tc>
          <w:tcPr>
            <w:tcW w:w="4050" w:type="dxa"/>
          </w:tcPr>
          <w:p w:rsidR="005F3101" w:rsidRDefault="005F3101" w:rsidP="00282F66">
            <w:r>
              <w:t>Changing Web Analytics requirement as per comments from Martin Oltegen</w:t>
            </w:r>
          </w:p>
        </w:tc>
        <w:tc>
          <w:tcPr>
            <w:tcW w:w="1641" w:type="dxa"/>
          </w:tcPr>
          <w:p w:rsidR="005F3101" w:rsidRDefault="005F3101" w:rsidP="00282F66">
            <w:r>
              <w:t>Shashi Shekhar</w:t>
            </w:r>
          </w:p>
        </w:tc>
      </w:tr>
      <w:tr w:rsidR="007159E2" w:rsidRPr="00EA6E06" w:rsidTr="009D7DE8">
        <w:tc>
          <w:tcPr>
            <w:tcW w:w="1418" w:type="dxa"/>
          </w:tcPr>
          <w:p w:rsidR="007159E2" w:rsidRDefault="007159E2" w:rsidP="00282F66">
            <w:r>
              <w:t>2016-06-10</w:t>
            </w:r>
          </w:p>
        </w:tc>
        <w:tc>
          <w:tcPr>
            <w:tcW w:w="1113" w:type="dxa"/>
          </w:tcPr>
          <w:p w:rsidR="007159E2" w:rsidRDefault="007159E2" w:rsidP="00282F66">
            <w:r>
              <w:t>P1.0-8</w:t>
            </w:r>
          </w:p>
        </w:tc>
        <w:tc>
          <w:tcPr>
            <w:tcW w:w="4050" w:type="dxa"/>
          </w:tcPr>
          <w:p w:rsidR="007159E2" w:rsidRDefault="007159E2" w:rsidP="007159E2">
            <w:r>
              <w:t>Changing requirements for Business, IKEA IRW(FS &amp; MW), INSIDE and NWP as per comments from stakeholders after requirement/solution kick –off meeting on 8</w:t>
            </w:r>
            <w:r w:rsidRPr="00F926E4">
              <w:rPr>
                <w:vertAlign w:val="superscript"/>
              </w:rPr>
              <w:t>th</w:t>
            </w:r>
            <w:r>
              <w:t xml:space="preserve"> June 2016</w:t>
            </w:r>
          </w:p>
        </w:tc>
        <w:tc>
          <w:tcPr>
            <w:tcW w:w="1641" w:type="dxa"/>
          </w:tcPr>
          <w:p w:rsidR="007159E2" w:rsidRDefault="007159E2" w:rsidP="00282F66">
            <w:r>
              <w:t>Shashi Shekhar</w:t>
            </w:r>
          </w:p>
        </w:tc>
      </w:tr>
      <w:tr w:rsidR="00F926E4" w:rsidRPr="00EA6E06" w:rsidTr="009D7DE8">
        <w:tc>
          <w:tcPr>
            <w:tcW w:w="1418" w:type="dxa"/>
          </w:tcPr>
          <w:p w:rsidR="00F926E4" w:rsidRDefault="00F926E4" w:rsidP="00282F66">
            <w:r>
              <w:t>2016-06-10</w:t>
            </w:r>
          </w:p>
        </w:tc>
        <w:tc>
          <w:tcPr>
            <w:tcW w:w="1113" w:type="dxa"/>
          </w:tcPr>
          <w:p w:rsidR="00F926E4" w:rsidRDefault="00F926E4" w:rsidP="00282F66">
            <w:r>
              <w:t>P1.0-9</w:t>
            </w:r>
          </w:p>
        </w:tc>
        <w:tc>
          <w:tcPr>
            <w:tcW w:w="4050" w:type="dxa"/>
          </w:tcPr>
          <w:p w:rsidR="00F926E4" w:rsidRDefault="00F926E4" w:rsidP="007159E2">
            <w:r>
              <w:t>Some updates reflecting the current situation and pre-discussion about possible options</w:t>
            </w:r>
          </w:p>
        </w:tc>
        <w:tc>
          <w:tcPr>
            <w:tcW w:w="1641" w:type="dxa"/>
          </w:tcPr>
          <w:p w:rsidR="00F926E4" w:rsidRDefault="00F926E4" w:rsidP="00282F66">
            <w:r>
              <w:t>Tim Ellmers</w:t>
            </w:r>
          </w:p>
        </w:tc>
      </w:tr>
      <w:tr w:rsidR="00494F54" w:rsidRPr="00EA6E06" w:rsidTr="009D7DE8">
        <w:tc>
          <w:tcPr>
            <w:tcW w:w="1418" w:type="dxa"/>
          </w:tcPr>
          <w:p w:rsidR="00494F54" w:rsidRDefault="00494F54" w:rsidP="00282F66">
            <w:r>
              <w:t>2016-06-14</w:t>
            </w:r>
          </w:p>
        </w:tc>
        <w:tc>
          <w:tcPr>
            <w:tcW w:w="1113" w:type="dxa"/>
          </w:tcPr>
          <w:p w:rsidR="00494F54" w:rsidRDefault="00494F54" w:rsidP="00282F66">
            <w:r>
              <w:t>P1.0-10</w:t>
            </w:r>
          </w:p>
        </w:tc>
        <w:tc>
          <w:tcPr>
            <w:tcW w:w="4050" w:type="dxa"/>
          </w:tcPr>
          <w:p w:rsidR="00494F54" w:rsidRDefault="00494F54" w:rsidP="002A2A9C">
            <w:r>
              <w:t xml:space="preserve">Updating BRS based on comments from </w:t>
            </w:r>
            <w:r w:rsidRPr="00C36B3F">
              <w:t xml:space="preserve">Andreas </w:t>
            </w:r>
            <w:proofErr w:type="spellStart"/>
            <w:r w:rsidRPr="00C36B3F">
              <w:t>Järgren</w:t>
            </w:r>
            <w:proofErr w:type="spellEnd"/>
            <w:r>
              <w:t xml:space="preserve"> (dated: 14</w:t>
            </w:r>
            <w:r w:rsidR="00C02B26" w:rsidRPr="00C02B26">
              <w:rPr>
                <w:vertAlign w:val="superscript"/>
              </w:rPr>
              <w:t>th</w:t>
            </w:r>
            <w:r>
              <w:t xml:space="preserve"> Jun 2016)</w:t>
            </w:r>
          </w:p>
        </w:tc>
        <w:tc>
          <w:tcPr>
            <w:tcW w:w="1641" w:type="dxa"/>
          </w:tcPr>
          <w:p w:rsidR="00494F54" w:rsidRDefault="00494F54" w:rsidP="00282F66">
            <w:r>
              <w:t>Shashi Shekhar</w:t>
            </w:r>
          </w:p>
        </w:tc>
      </w:tr>
      <w:tr w:rsidR="00307FA6" w:rsidRPr="00EA6E06" w:rsidTr="009D7DE8">
        <w:tc>
          <w:tcPr>
            <w:tcW w:w="1418" w:type="dxa"/>
          </w:tcPr>
          <w:p w:rsidR="00307FA6" w:rsidRDefault="00307FA6" w:rsidP="00282F66">
            <w:r>
              <w:lastRenderedPageBreak/>
              <w:t>2016-06-20</w:t>
            </w:r>
          </w:p>
        </w:tc>
        <w:tc>
          <w:tcPr>
            <w:tcW w:w="1113" w:type="dxa"/>
          </w:tcPr>
          <w:p w:rsidR="00307FA6" w:rsidRDefault="00307FA6" w:rsidP="00282F66">
            <w:r>
              <w:t>P1.0-11</w:t>
            </w:r>
          </w:p>
        </w:tc>
        <w:tc>
          <w:tcPr>
            <w:tcW w:w="4050" w:type="dxa"/>
          </w:tcPr>
          <w:p w:rsidR="00307FA6" w:rsidRDefault="00307FA6" w:rsidP="002A2A9C">
            <w:r>
              <w:t xml:space="preserve">Updating BRS based on comments from Lars </w:t>
            </w:r>
            <w:proofErr w:type="spellStart"/>
            <w:r>
              <w:t>Troneby</w:t>
            </w:r>
            <w:proofErr w:type="spellEnd"/>
            <w:r>
              <w:t xml:space="preserve"> (dated: 16</w:t>
            </w:r>
            <w:r w:rsidR="00C02B26" w:rsidRPr="00C02B26">
              <w:rPr>
                <w:vertAlign w:val="superscript"/>
              </w:rPr>
              <w:t>th</w:t>
            </w:r>
            <w:r>
              <w:t xml:space="preserve"> Jun 2016) and Magnus Dahl (dated:17</w:t>
            </w:r>
            <w:r w:rsidR="004B4CB4" w:rsidRPr="004B4CB4">
              <w:rPr>
                <w:vertAlign w:val="superscript"/>
              </w:rPr>
              <w:t>th</w:t>
            </w:r>
            <w:r>
              <w:t xml:space="preserve"> Jun 2016)</w:t>
            </w:r>
          </w:p>
        </w:tc>
        <w:tc>
          <w:tcPr>
            <w:tcW w:w="1641" w:type="dxa"/>
          </w:tcPr>
          <w:p w:rsidR="00307FA6" w:rsidRDefault="00307FA6" w:rsidP="00282F66">
            <w:r>
              <w:t>Shashi Shekhar</w:t>
            </w:r>
          </w:p>
        </w:tc>
      </w:tr>
      <w:tr w:rsidR="007A6F99" w:rsidRPr="00EA6E06" w:rsidTr="009D7DE8">
        <w:tc>
          <w:tcPr>
            <w:tcW w:w="1418" w:type="dxa"/>
          </w:tcPr>
          <w:p w:rsidR="007A6F99" w:rsidRDefault="007A6F99" w:rsidP="00282F66">
            <w:r>
              <w:t>2016-06-27</w:t>
            </w:r>
          </w:p>
        </w:tc>
        <w:tc>
          <w:tcPr>
            <w:tcW w:w="1113" w:type="dxa"/>
          </w:tcPr>
          <w:p w:rsidR="007A6F99" w:rsidRDefault="007A6F99" w:rsidP="00282F66">
            <w:r>
              <w:t>P1.0-12</w:t>
            </w:r>
          </w:p>
        </w:tc>
        <w:tc>
          <w:tcPr>
            <w:tcW w:w="4050" w:type="dxa"/>
          </w:tcPr>
          <w:p w:rsidR="007A6F99" w:rsidRDefault="007A6F99" w:rsidP="002A2A9C">
            <w:r>
              <w:t>Updating BRS for Russia specific JST requirements</w:t>
            </w:r>
          </w:p>
        </w:tc>
        <w:tc>
          <w:tcPr>
            <w:tcW w:w="1641" w:type="dxa"/>
          </w:tcPr>
          <w:p w:rsidR="007A6F99" w:rsidRDefault="007A6F99" w:rsidP="00282F66">
            <w:r>
              <w:t>Shashi Shekhar</w:t>
            </w:r>
          </w:p>
        </w:tc>
      </w:tr>
      <w:tr w:rsidR="00FF194A" w:rsidRPr="00EA6E06" w:rsidTr="009D7DE8">
        <w:tc>
          <w:tcPr>
            <w:tcW w:w="1418" w:type="dxa"/>
          </w:tcPr>
          <w:p w:rsidR="00FF194A" w:rsidRDefault="00FF194A" w:rsidP="00282F66">
            <w:r>
              <w:t>2016-07-01</w:t>
            </w:r>
          </w:p>
        </w:tc>
        <w:tc>
          <w:tcPr>
            <w:tcW w:w="1113" w:type="dxa"/>
          </w:tcPr>
          <w:p w:rsidR="00FF194A" w:rsidRDefault="00FF194A" w:rsidP="00282F66">
            <w:r>
              <w:t>P1.0-13</w:t>
            </w:r>
          </w:p>
        </w:tc>
        <w:tc>
          <w:tcPr>
            <w:tcW w:w="4050" w:type="dxa"/>
          </w:tcPr>
          <w:p w:rsidR="00FF194A" w:rsidRDefault="00FF194A" w:rsidP="002A2A9C">
            <w:r>
              <w:t>Review and updates</w:t>
            </w:r>
          </w:p>
        </w:tc>
        <w:tc>
          <w:tcPr>
            <w:tcW w:w="1641" w:type="dxa"/>
          </w:tcPr>
          <w:p w:rsidR="00FF194A" w:rsidRDefault="009D7DE8" w:rsidP="00282F66">
            <w:r>
              <w:t>Tim Ellmers</w:t>
            </w:r>
          </w:p>
        </w:tc>
      </w:tr>
      <w:tr w:rsidR="00572514" w:rsidRPr="00EA6E06" w:rsidTr="009D7DE8">
        <w:tc>
          <w:tcPr>
            <w:tcW w:w="1418" w:type="dxa"/>
          </w:tcPr>
          <w:p w:rsidR="00572514" w:rsidRDefault="008A3C59" w:rsidP="00812A75">
            <w:r>
              <w:t>2016-08-23</w:t>
            </w:r>
          </w:p>
        </w:tc>
        <w:tc>
          <w:tcPr>
            <w:tcW w:w="1113" w:type="dxa"/>
          </w:tcPr>
          <w:p w:rsidR="00572514" w:rsidRDefault="00572514" w:rsidP="00DA0C19">
            <w:r>
              <w:t>P1.</w:t>
            </w:r>
            <w:r w:rsidR="00DA0C19">
              <w:t>0-14</w:t>
            </w:r>
          </w:p>
        </w:tc>
        <w:tc>
          <w:tcPr>
            <w:tcW w:w="4050" w:type="dxa"/>
          </w:tcPr>
          <w:p w:rsidR="00572514" w:rsidRDefault="00572514" w:rsidP="00812A75">
            <w:r>
              <w:t>Updating BRS for requirements changes under Change Requirements &amp; Validations section 4</w:t>
            </w:r>
            <w:r w:rsidR="00812A75">
              <w:t xml:space="preserve"> (4.1 &amp; 4.2)</w:t>
            </w:r>
          </w:p>
        </w:tc>
        <w:tc>
          <w:tcPr>
            <w:tcW w:w="1641" w:type="dxa"/>
          </w:tcPr>
          <w:p w:rsidR="00572514" w:rsidRDefault="00572514" w:rsidP="00812A75">
            <w:r>
              <w:t>Shashi Shekhar</w:t>
            </w:r>
          </w:p>
        </w:tc>
      </w:tr>
      <w:tr w:rsidR="00572514" w:rsidRPr="00EA6E06" w:rsidTr="009D7DE8">
        <w:tc>
          <w:tcPr>
            <w:tcW w:w="1418" w:type="dxa"/>
          </w:tcPr>
          <w:p w:rsidR="00572514" w:rsidRDefault="00572514" w:rsidP="00282F66"/>
        </w:tc>
        <w:tc>
          <w:tcPr>
            <w:tcW w:w="1113" w:type="dxa"/>
          </w:tcPr>
          <w:p w:rsidR="00572514" w:rsidRDefault="00572514" w:rsidP="00282F66"/>
        </w:tc>
        <w:tc>
          <w:tcPr>
            <w:tcW w:w="4050" w:type="dxa"/>
          </w:tcPr>
          <w:p w:rsidR="00572514" w:rsidRDefault="00572514" w:rsidP="002A2A9C"/>
        </w:tc>
        <w:tc>
          <w:tcPr>
            <w:tcW w:w="1641" w:type="dxa"/>
          </w:tcPr>
          <w:p w:rsidR="00572514" w:rsidRDefault="00572514" w:rsidP="00282F66"/>
        </w:tc>
      </w:tr>
      <w:tr w:rsidR="00572514" w:rsidRPr="00EA6E06" w:rsidTr="009D7DE8">
        <w:tc>
          <w:tcPr>
            <w:tcW w:w="1418" w:type="dxa"/>
          </w:tcPr>
          <w:p w:rsidR="00572514" w:rsidRPr="000460EF" w:rsidRDefault="00572514" w:rsidP="00282F66">
            <w:pPr>
              <w:rPr>
                <w:b/>
                <w:sz w:val="18"/>
              </w:rPr>
            </w:pPr>
          </w:p>
        </w:tc>
        <w:tc>
          <w:tcPr>
            <w:tcW w:w="1113" w:type="dxa"/>
          </w:tcPr>
          <w:p w:rsidR="00572514" w:rsidRPr="000460EF" w:rsidRDefault="00572514" w:rsidP="00282F66">
            <w:pPr>
              <w:rPr>
                <w:b/>
                <w:sz w:val="18"/>
              </w:rPr>
            </w:pPr>
            <w:r w:rsidRPr="000460EF">
              <w:rPr>
                <w:b/>
                <w:sz w:val="18"/>
              </w:rPr>
              <w:t>1.</w:t>
            </w:r>
            <w:r w:rsidR="00DA0C19">
              <w:rPr>
                <w:b/>
                <w:sz w:val="18"/>
              </w:rPr>
              <w:t>1</w:t>
            </w:r>
          </w:p>
        </w:tc>
        <w:tc>
          <w:tcPr>
            <w:tcW w:w="4050" w:type="dxa"/>
          </w:tcPr>
          <w:p w:rsidR="00572514" w:rsidRPr="000460EF" w:rsidRDefault="00572514" w:rsidP="000460EF">
            <w:pPr>
              <w:rPr>
                <w:b/>
                <w:sz w:val="18"/>
              </w:rPr>
            </w:pPr>
            <w:r>
              <w:rPr>
                <w:b/>
                <w:sz w:val="18"/>
              </w:rPr>
              <w:t xml:space="preserve">BRS </w:t>
            </w:r>
            <w:r w:rsidRPr="000460EF">
              <w:rPr>
                <w:b/>
                <w:sz w:val="18"/>
              </w:rPr>
              <w:t>Appro</w:t>
            </w:r>
            <w:r>
              <w:rPr>
                <w:b/>
                <w:sz w:val="18"/>
              </w:rPr>
              <w:t>val</w:t>
            </w:r>
          </w:p>
        </w:tc>
        <w:tc>
          <w:tcPr>
            <w:tcW w:w="1641" w:type="dxa"/>
          </w:tcPr>
          <w:p w:rsidR="00572514" w:rsidRPr="000460EF" w:rsidRDefault="00572514" w:rsidP="00282F66">
            <w:pPr>
              <w:rPr>
                <w:b/>
                <w:sz w:val="18"/>
              </w:rPr>
            </w:pPr>
            <w:r w:rsidRPr="000460EF">
              <w:rPr>
                <w:b/>
                <w:sz w:val="18"/>
              </w:rPr>
              <w:t>Tim Ellmers</w:t>
            </w:r>
          </w:p>
        </w:tc>
      </w:tr>
    </w:tbl>
    <w:p w:rsidR="00CE2CA9" w:rsidRPr="00C15338" w:rsidRDefault="00CE2CA9" w:rsidP="00C15338">
      <w:pPr>
        <w:pStyle w:val="Templateinstruction"/>
        <w:rPr>
          <w:rStyle w:val="IntenseEmphasis"/>
          <w:bCs w:val="0"/>
          <w:i w:val="0"/>
          <w:iCs w:val="0"/>
          <w:color w:val="0000FF"/>
        </w:rPr>
      </w:pPr>
    </w:p>
    <w:p w:rsidR="00E40BBE" w:rsidRDefault="00E40BBE">
      <w:r>
        <w:br w:type="page"/>
      </w:r>
    </w:p>
    <w:p w:rsidR="00E40BBE" w:rsidRPr="001B0BA2" w:rsidRDefault="00E40BBE" w:rsidP="00485D7D">
      <w:pPr>
        <w:pStyle w:val="Title"/>
        <w:tabs>
          <w:tab w:val="left" w:pos="7995"/>
        </w:tabs>
        <w:jc w:val="left"/>
        <w:rPr>
          <w:rFonts w:ascii="Verdana" w:hAnsi="Verdana"/>
        </w:rPr>
      </w:pPr>
      <w:bookmarkStart w:id="10" w:name="_Toc455412922"/>
      <w:bookmarkStart w:id="11" w:name="_Toc455412956"/>
      <w:bookmarkStart w:id="12" w:name="_Toc459746491"/>
      <w:r w:rsidRPr="001B0BA2">
        <w:rPr>
          <w:rFonts w:ascii="Verdana" w:hAnsi="Verdana"/>
        </w:rPr>
        <w:lastRenderedPageBreak/>
        <w:t>Table of contents</w:t>
      </w:r>
      <w:bookmarkEnd w:id="10"/>
      <w:bookmarkEnd w:id="11"/>
      <w:bookmarkEnd w:id="12"/>
      <w:r w:rsidR="00485D7D">
        <w:rPr>
          <w:rFonts w:ascii="Verdana" w:hAnsi="Verdana"/>
        </w:rPr>
        <w:tab/>
      </w:r>
    </w:p>
    <w:sdt>
      <w:sdtPr>
        <w:rPr>
          <w:b w:val="0"/>
          <w:bCs/>
          <w:caps w:val="0"/>
          <w:sz w:val="20"/>
        </w:rPr>
        <w:id w:val="26011936"/>
        <w:docPartObj>
          <w:docPartGallery w:val="Table of Contents"/>
          <w:docPartUnique/>
        </w:docPartObj>
      </w:sdtPr>
      <w:sdtEndPr>
        <w:rPr>
          <w:bCs w:val="0"/>
        </w:rPr>
      </w:sdtEndPr>
      <w:sdtContent>
        <w:p w:rsidR="00C8788C" w:rsidRDefault="00A21704">
          <w:pPr>
            <w:pStyle w:val="TOC1"/>
            <w:tabs>
              <w:tab w:val="right" w:leader="dot" w:pos="8948"/>
            </w:tabs>
            <w:rPr>
              <w:rFonts w:asciiTheme="minorHAnsi" w:eastAsiaTheme="minorEastAsia" w:hAnsiTheme="minorHAnsi" w:cstheme="minorBidi"/>
              <w:b w:val="0"/>
              <w:caps w:val="0"/>
              <w:noProof/>
              <w:szCs w:val="22"/>
              <w:lang w:val="en-US"/>
            </w:rPr>
          </w:pPr>
          <w:r w:rsidRPr="00A21704">
            <w:rPr>
              <w:rFonts w:asciiTheme="majorHAnsi" w:eastAsiaTheme="majorEastAsia" w:hAnsiTheme="majorHAnsi" w:cstheme="majorBidi"/>
              <w:bCs/>
              <w:color w:val="365F91" w:themeColor="accent1" w:themeShade="BF"/>
              <w:sz w:val="28"/>
              <w:szCs w:val="28"/>
              <w:lang w:val="en-US"/>
            </w:rPr>
            <w:fldChar w:fldCharType="begin"/>
          </w:r>
          <w:r w:rsidR="00D62B57">
            <w:instrText xml:space="preserve"> TOC \o "1-3" \h \z \u </w:instrText>
          </w:r>
          <w:r w:rsidRPr="00A21704">
            <w:rPr>
              <w:rFonts w:asciiTheme="majorHAnsi" w:eastAsiaTheme="majorEastAsia" w:hAnsiTheme="majorHAnsi" w:cstheme="majorBidi"/>
              <w:bCs/>
              <w:color w:val="365F91" w:themeColor="accent1" w:themeShade="BF"/>
              <w:sz w:val="28"/>
              <w:szCs w:val="28"/>
              <w:lang w:val="en-US"/>
            </w:rPr>
            <w:fldChar w:fldCharType="separate"/>
          </w:r>
          <w:hyperlink w:anchor="_Toc459746489" w:history="1">
            <w:r w:rsidR="00C8788C" w:rsidRPr="00DE5A39">
              <w:rPr>
                <w:rStyle w:val="Hyperlink"/>
                <w:noProof/>
              </w:rPr>
              <w:t>Responsibility Assignment (RACI)</w:t>
            </w:r>
            <w:r w:rsidR="00C8788C">
              <w:rPr>
                <w:noProof/>
                <w:webHidden/>
              </w:rPr>
              <w:tab/>
            </w:r>
            <w:r>
              <w:rPr>
                <w:noProof/>
                <w:webHidden/>
              </w:rPr>
              <w:fldChar w:fldCharType="begin"/>
            </w:r>
            <w:r w:rsidR="00C8788C">
              <w:rPr>
                <w:noProof/>
                <w:webHidden/>
              </w:rPr>
              <w:instrText xml:space="preserve"> PAGEREF _Toc459746489 \h </w:instrText>
            </w:r>
            <w:r>
              <w:rPr>
                <w:noProof/>
                <w:webHidden/>
              </w:rPr>
            </w:r>
            <w:r>
              <w:rPr>
                <w:noProof/>
                <w:webHidden/>
              </w:rPr>
              <w:fldChar w:fldCharType="separate"/>
            </w:r>
            <w:r w:rsidR="00C8788C">
              <w:rPr>
                <w:noProof/>
                <w:webHidden/>
              </w:rPr>
              <w:t>1</w:t>
            </w:r>
            <w:r>
              <w:rPr>
                <w:noProof/>
                <w:webHidden/>
              </w:rPr>
              <w:fldChar w:fldCharType="end"/>
            </w:r>
          </w:hyperlink>
        </w:p>
        <w:p w:rsidR="00C8788C" w:rsidRDefault="00A21704">
          <w:pPr>
            <w:pStyle w:val="TOC1"/>
            <w:tabs>
              <w:tab w:val="right" w:leader="dot" w:pos="8948"/>
            </w:tabs>
            <w:rPr>
              <w:rFonts w:asciiTheme="minorHAnsi" w:eastAsiaTheme="minorEastAsia" w:hAnsiTheme="minorHAnsi" w:cstheme="minorBidi"/>
              <w:b w:val="0"/>
              <w:caps w:val="0"/>
              <w:noProof/>
              <w:szCs w:val="22"/>
              <w:lang w:val="en-US"/>
            </w:rPr>
          </w:pPr>
          <w:hyperlink w:anchor="_Toc459746490" w:history="1">
            <w:r w:rsidR="00C8788C" w:rsidRPr="00DE5A39">
              <w:rPr>
                <w:rStyle w:val="Hyperlink"/>
                <w:noProof/>
              </w:rPr>
              <w:t>Revision History</w:t>
            </w:r>
            <w:r w:rsidR="00C8788C">
              <w:rPr>
                <w:noProof/>
                <w:webHidden/>
              </w:rPr>
              <w:tab/>
            </w:r>
            <w:r>
              <w:rPr>
                <w:noProof/>
                <w:webHidden/>
              </w:rPr>
              <w:fldChar w:fldCharType="begin"/>
            </w:r>
            <w:r w:rsidR="00C8788C">
              <w:rPr>
                <w:noProof/>
                <w:webHidden/>
              </w:rPr>
              <w:instrText xml:space="preserve"> PAGEREF _Toc459746490 \h </w:instrText>
            </w:r>
            <w:r>
              <w:rPr>
                <w:noProof/>
                <w:webHidden/>
              </w:rPr>
            </w:r>
            <w:r>
              <w:rPr>
                <w:noProof/>
                <w:webHidden/>
              </w:rPr>
              <w:fldChar w:fldCharType="separate"/>
            </w:r>
            <w:r w:rsidR="00C8788C">
              <w:rPr>
                <w:noProof/>
                <w:webHidden/>
              </w:rPr>
              <w:t>2</w:t>
            </w:r>
            <w:r>
              <w:rPr>
                <w:noProof/>
                <w:webHidden/>
              </w:rPr>
              <w:fldChar w:fldCharType="end"/>
            </w:r>
          </w:hyperlink>
        </w:p>
        <w:p w:rsidR="00C8788C" w:rsidRDefault="00A21704">
          <w:pPr>
            <w:pStyle w:val="TOC1"/>
            <w:tabs>
              <w:tab w:val="right" w:leader="dot" w:pos="8948"/>
            </w:tabs>
            <w:rPr>
              <w:rFonts w:asciiTheme="minorHAnsi" w:eastAsiaTheme="minorEastAsia" w:hAnsiTheme="minorHAnsi" w:cstheme="minorBidi"/>
              <w:b w:val="0"/>
              <w:caps w:val="0"/>
              <w:noProof/>
              <w:szCs w:val="22"/>
              <w:lang w:val="en-US"/>
            </w:rPr>
          </w:pPr>
          <w:hyperlink w:anchor="_Toc459746491" w:history="1">
            <w:r w:rsidR="00C8788C" w:rsidRPr="00DE5A39">
              <w:rPr>
                <w:rStyle w:val="Hyperlink"/>
                <w:noProof/>
              </w:rPr>
              <w:t>Table of contents</w:t>
            </w:r>
            <w:r w:rsidR="00C8788C">
              <w:rPr>
                <w:noProof/>
                <w:webHidden/>
              </w:rPr>
              <w:tab/>
            </w:r>
            <w:r>
              <w:rPr>
                <w:noProof/>
                <w:webHidden/>
              </w:rPr>
              <w:fldChar w:fldCharType="begin"/>
            </w:r>
            <w:r w:rsidR="00C8788C">
              <w:rPr>
                <w:noProof/>
                <w:webHidden/>
              </w:rPr>
              <w:instrText xml:space="preserve"> PAGEREF _Toc459746491 \h </w:instrText>
            </w:r>
            <w:r>
              <w:rPr>
                <w:noProof/>
                <w:webHidden/>
              </w:rPr>
            </w:r>
            <w:r>
              <w:rPr>
                <w:noProof/>
                <w:webHidden/>
              </w:rPr>
              <w:fldChar w:fldCharType="separate"/>
            </w:r>
            <w:r w:rsidR="00C8788C">
              <w:rPr>
                <w:noProof/>
                <w:webHidden/>
              </w:rPr>
              <w:t>3</w:t>
            </w:r>
            <w:r>
              <w:rPr>
                <w:noProof/>
                <w:webHidden/>
              </w:rPr>
              <w:fldChar w:fldCharType="end"/>
            </w:r>
          </w:hyperlink>
        </w:p>
        <w:p w:rsidR="00C8788C" w:rsidRDefault="00A21704">
          <w:pPr>
            <w:pStyle w:val="TOC1"/>
            <w:tabs>
              <w:tab w:val="left" w:pos="400"/>
              <w:tab w:val="right" w:leader="dot" w:pos="8948"/>
            </w:tabs>
            <w:rPr>
              <w:rFonts w:asciiTheme="minorHAnsi" w:eastAsiaTheme="minorEastAsia" w:hAnsiTheme="minorHAnsi" w:cstheme="minorBidi"/>
              <w:b w:val="0"/>
              <w:caps w:val="0"/>
              <w:noProof/>
              <w:szCs w:val="22"/>
              <w:lang w:val="en-US"/>
            </w:rPr>
          </w:pPr>
          <w:hyperlink w:anchor="_Toc459746492" w:history="1">
            <w:r w:rsidR="00C8788C" w:rsidRPr="00DE5A39">
              <w:rPr>
                <w:rStyle w:val="Hyperlink"/>
                <w:noProof/>
              </w:rPr>
              <w:t>1</w:t>
            </w:r>
            <w:r w:rsidR="00C8788C">
              <w:rPr>
                <w:rFonts w:asciiTheme="minorHAnsi" w:eastAsiaTheme="minorEastAsia" w:hAnsiTheme="minorHAnsi" w:cstheme="minorBidi"/>
                <w:b w:val="0"/>
                <w:caps w:val="0"/>
                <w:noProof/>
                <w:szCs w:val="22"/>
                <w:lang w:val="en-US"/>
              </w:rPr>
              <w:tab/>
            </w:r>
            <w:r w:rsidR="00C8788C" w:rsidRPr="00DE5A39">
              <w:rPr>
                <w:rStyle w:val="Hyperlink"/>
                <w:noProof/>
              </w:rPr>
              <w:t>Introduction</w:t>
            </w:r>
            <w:r w:rsidR="00C8788C">
              <w:rPr>
                <w:noProof/>
                <w:webHidden/>
              </w:rPr>
              <w:tab/>
            </w:r>
            <w:r>
              <w:rPr>
                <w:noProof/>
                <w:webHidden/>
              </w:rPr>
              <w:fldChar w:fldCharType="begin"/>
            </w:r>
            <w:r w:rsidR="00C8788C">
              <w:rPr>
                <w:noProof/>
                <w:webHidden/>
              </w:rPr>
              <w:instrText xml:space="preserve"> PAGEREF _Toc459746492 \h </w:instrText>
            </w:r>
            <w:r>
              <w:rPr>
                <w:noProof/>
                <w:webHidden/>
              </w:rPr>
            </w:r>
            <w:r>
              <w:rPr>
                <w:noProof/>
                <w:webHidden/>
              </w:rPr>
              <w:fldChar w:fldCharType="separate"/>
            </w:r>
            <w:r w:rsidR="00C8788C">
              <w:rPr>
                <w:noProof/>
                <w:webHidden/>
              </w:rPr>
              <w:t>4</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493" w:history="1">
            <w:r w:rsidR="00C8788C" w:rsidRPr="00DE5A39">
              <w:rPr>
                <w:rStyle w:val="Hyperlink"/>
                <w:noProof/>
              </w:rPr>
              <w:t>1.1</w:t>
            </w:r>
            <w:r w:rsidR="00C8788C">
              <w:rPr>
                <w:rFonts w:asciiTheme="minorHAnsi" w:eastAsiaTheme="minorEastAsia" w:hAnsiTheme="minorHAnsi" w:cstheme="minorBidi"/>
                <w:noProof/>
                <w:sz w:val="22"/>
                <w:szCs w:val="22"/>
                <w:lang w:val="en-US"/>
              </w:rPr>
              <w:tab/>
            </w:r>
            <w:r w:rsidR="00C8788C" w:rsidRPr="00DE5A39">
              <w:rPr>
                <w:rStyle w:val="Hyperlink"/>
                <w:noProof/>
              </w:rPr>
              <w:t>Purpose of the document</w:t>
            </w:r>
            <w:r w:rsidR="00C8788C">
              <w:rPr>
                <w:noProof/>
                <w:webHidden/>
              </w:rPr>
              <w:tab/>
            </w:r>
            <w:r>
              <w:rPr>
                <w:noProof/>
                <w:webHidden/>
              </w:rPr>
              <w:fldChar w:fldCharType="begin"/>
            </w:r>
            <w:r w:rsidR="00C8788C">
              <w:rPr>
                <w:noProof/>
                <w:webHidden/>
              </w:rPr>
              <w:instrText xml:space="preserve"> PAGEREF _Toc459746493 \h </w:instrText>
            </w:r>
            <w:r>
              <w:rPr>
                <w:noProof/>
                <w:webHidden/>
              </w:rPr>
            </w:r>
            <w:r>
              <w:rPr>
                <w:noProof/>
                <w:webHidden/>
              </w:rPr>
              <w:fldChar w:fldCharType="separate"/>
            </w:r>
            <w:r w:rsidR="00C8788C">
              <w:rPr>
                <w:noProof/>
                <w:webHidden/>
              </w:rPr>
              <w:t>4</w:t>
            </w:r>
            <w:r>
              <w:rPr>
                <w:noProof/>
                <w:webHidden/>
              </w:rPr>
              <w:fldChar w:fldCharType="end"/>
            </w:r>
          </w:hyperlink>
        </w:p>
        <w:p w:rsidR="00C8788C" w:rsidRDefault="00A21704">
          <w:pPr>
            <w:pStyle w:val="TOC1"/>
            <w:tabs>
              <w:tab w:val="left" w:pos="400"/>
              <w:tab w:val="right" w:leader="dot" w:pos="8948"/>
            </w:tabs>
            <w:rPr>
              <w:rFonts w:asciiTheme="minorHAnsi" w:eastAsiaTheme="minorEastAsia" w:hAnsiTheme="minorHAnsi" w:cstheme="minorBidi"/>
              <w:b w:val="0"/>
              <w:caps w:val="0"/>
              <w:noProof/>
              <w:szCs w:val="22"/>
              <w:lang w:val="en-US"/>
            </w:rPr>
          </w:pPr>
          <w:hyperlink w:anchor="_Toc459746494" w:history="1">
            <w:r w:rsidR="00C8788C" w:rsidRPr="00DE5A39">
              <w:rPr>
                <w:rStyle w:val="Hyperlink"/>
                <w:noProof/>
              </w:rPr>
              <w:t>2</w:t>
            </w:r>
            <w:r w:rsidR="00C8788C">
              <w:rPr>
                <w:rFonts w:asciiTheme="minorHAnsi" w:eastAsiaTheme="minorEastAsia" w:hAnsiTheme="minorHAnsi" w:cstheme="minorBidi"/>
                <w:b w:val="0"/>
                <w:caps w:val="0"/>
                <w:noProof/>
                <w:szCs w:val="22"/>
                <w:lang w:val="en-US"/>
              </w:rPr>
              <w:tab/>
            </w:r>
            <w:r w:rsidR="00C8788C" w:rsidRPr="00DE5A39">
              <w:rPr>
                <w:rStyle w:val="Hyperlink"/>
                <w:noProof/>
              </w:rPr>
              <w:t>Update IKEA Jobs search to use IBM Kenexa Brassring API</w:t>
            </w:r>
            <w:r w:rsidR="00C8788C">
              <w:rPr>
                <w:noProof/>
                <w:webHidden/>
              </w:rPr>
              <w:tab/>
            </w:r>
            <w:r>
              <w:rPr>
                <w:noProof/>
                <w:webHidden/>
              </w:rPr>
              <w:fldChar w:fldCharType="begin"/>
            </w:r>
            <w:r w:rsidR="00C8788C">
              <w:rPr>
                <w:noProof/>
                <w:webHidden/>
              </w:rPr>
              <w:instrText xml:space="preserve"> PAGEREF _Toc459746494 \h </w:instrText>
            </w:r>
            <w:r>
              <w:rPr>
                <w:noProof/>
                <w:webHidden/>
              </w:rPr>
            </w:r>
            <w:r>
              <w:rPr>
                <w:noProof/>
                <w:webHidden/>
              </w:rPr>
              <w:fldChar w:fldCharType="separate"/>
            </w:r>
            <w:r w:rsidR="00C8788C">
              <w:rPr>
                <w:noProof/>
                <w:webHidden/>
              </w:rPr>
              <w:t>5</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495" w:history="1">
            <w:r w:rsidR="00C8788C" w:rsidRPr="00DE5A39">
              <w:rPr>
                <w:rStyle w:val="Hyperlink"/>
                <w:noProof/>
              </w:rPr>
              <w:t>2.1</w:t>
            </w:r>
            <w:r w:rsidR="00C8788C">
              <w:rPr>
                <w:rFonts w:asciiTheme="minorHAnsi" w:eastAsiaTheme="minorEastAsia" w:hAnsiTheme="minorHAnsi" w:cstheme="minorBidi"/>
                <w:noProof/>
                <w:sz w:val="22"/>
                <w:szCs w:val="22"/>
                <w:lang w:val="en-US"/>
              </w:rPr>
              <w:tab/>
            </w:r>
            <w:r w:rsidR="00C8788C" w:rsidRPr="00DE5A39">
              <w:rPr>
                <w:rStyle w:val="Hyperlink"/>
                <w:noProof/>
              </w:rPr>
              <w:t>Business Need</w:t>
            </w:r>
            <w:r w:rsidR="00C8788C">
              <w:rPr>
                <w:noProof/>
                <w:webHidden/>
              </w:rPr>
              <w:tab/>
            </w:r>
            <w:r>
              <w:rPr>
                <w:noProof/>
                <w:webHidden/>
              </w:rPr>
              <w:fldChar w:fldCharType="begin"/>
            </w:r>
            <w:r w:rsidR="00C8788C">
              <w:rPr>
                <w:noProof/>
                <w:webHidden/>
              </w:rPr>
              <w:instrText xml:space="preserve"> PAGEREF _Toc459746495 \h </w:instrText>
            </w:r>
            <w:r>
              <w:rPr>
                <w:noProof/>
                <w:webHidden/>
              </w:rPr>
            </w:r>
            <w:r>
              <w:rPr>
                <w:noProof/>
                <w:webHidden/>
              </w:rPr>
              <w:fldChar w:fldCharType="separate"/>
            </w:r>
            <w:r w:rsidR="00C8788C">
              <w:rPr>
                <w:noProof/>
                <w:webHidden/>
              </w:rPr>
              <w:t>5</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496" w:history="1">
            <w:r w:rsidR="00C8788C" w:rsidRPr="00DE5A39">
              <w:rPr>
                <w:rStyle w:val="Hyperlink"/>
                <w:noProof/>
                <w:lang w:val="en-US"/>
              </w:rPr>
              <w:t>2.1.1</w:t>
            </w:r>
            <w:r w:rsidR="00C8788C">
              <w:rPr>
                <w:rFonts w:asciiTheme="minorHAnsi" w:eastAsiaTheme="minorEastAsia" w:hAnsiTheme="minorHAnsi" w:cstheme="minorBidi"/>
                <w:noProof/>
                <w:sz w:val="22"/>
                <w:szCs w:val="22"/>
                <w:lang w:val="en-US"/>
              </w:rPr>
              <w:tab/>
            </w:r>
            <w:r w:rsidR="00C8788C" w:rsidRPr="00DE5A39">
              <w:rPr>
                <w:rStyle w:val="Hyperlink"/>
                <w:noProof/>
                <w:lang w:val="en-US"/>
              </w:rPr>
              <w:t>Agreed Solution (Microsite) Requirement Specifications</w:t>
            </w:r>
            <w:r w:rsidR="00C8788C">
              <w:rPr>
                <w:noProof/>
                <w:webHidden/>
              </w:rPr>
              <w:tab/>
            </w:r>
            <w:r>
              <w:rPr>
                <w:noProof/>
                <w:webHidden/>
              </w:rPr>
              <w:fldChar w:fldCharType="begin"/>
            </w:r>
            <w:r w:rsidR="00C8788C">
              <w:rPr>
                <w:noProof/>
                <w:webHidden/>
              </w:rPr>
              <w:instrText xml:space="preserve"> PAGEREF _Toc459746496 \h </w:instrText>
            </w:r>
            <w:r>
              <w:rPr>
                <w:noProof/>
                <w:webHidden/>
              </w:rPr>
            </w:r>
            <w:r>
              <w:rPr>
                <w:noProof/>
                <w:webHidden/>
              </w:rPr>
              <w:fldChar w:fldCharType="separate"/>
            </w:r>
            <w:r w:rsidR="00C8788C">
              <w:rPr>
                <w:noProof/>
                <w:webHidden/>
              </w:rPr>
              <w:t>6</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497" w:history="1">
            <w:r w:rsidR="00C8788C" w:rsidRPr="00DE5A39">
              <w:rPr>
                <w:rStyle w:val="Hyperlink"/>
                <w:noProof/>
                <w:lang w:val="en-US"/>
              </w:rPr>
              <w:t>2.1.2</w:t>
            </w:r>
            <w:r w:rsidR="00C8788C">
              <w:rPr>
                <w:rFonts w:asciiTheme="minorHAnsi" w:eastAsiaTheme="minorEastAsia" w:hAnsiTheme="minorHAnsi" w:cstheme="minorBidi"/>
                <w:noProof/>
                <w:sz w:val="22"/>
                <w:szCs w:val="22"/>
                <w:lang w:val="en-US"/>
              </w:rPr>
              <w:tab/>
            </w:r>
            <w:r w:rsidR="00C8788C" w:rsidRPr="00DE5A39">
              <w:rPr>
                <w:rStyle w:val="Hyperlink"/>
                <w:noProof/>
                <w:lang w:val="en-US"/>
              </w:rPr>
              <w:t>Russia JST Requirements</w:t>
            </w:r>
            <w:r w:rsidR="00C8788C">
              <w:rPr>
                <w:noProof/>
                <w:webHidden/>
              </w:rPr>
              <w:tab/>
            </w:r>
            <w:r>
              <w:rPr>
                <w:noProof/>
                <w:webHidden/>
              </w:rPr>
              <w:fldChar w:fldCharType="begin"/>
            </w:r>
            <w:r w:rsidR="00C8788C">
              <w:rPr>
                <w:noProof/>
                <w:webHidden/>
              </w:rPr>
              <w:instrText xml:space="preserve"> PAGEREF _Toc459746497 \h </w:instrText>
            </w:r>
            <w:r>
              <w:rPr>
                <w:noProof/>
                <w:webHidden/>
              </w:rPr>
            </w:r>
            <w:r>
              <w:rPr>
                <w:noProof/>
                <w:webHidden/>
              </w:rPr>
              <w:fldChar w:fldCharType="separate"/>
            </w:r>
            <w:r w:rsidR="00C8788C">
              <w:rPr>
                <w:noProof/>
                <w:webHidden/>
              </w:rPr>
              <w:t>13</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498" w:history="1">
            <w:r w:rsidR="00C8788C" w:rsidRPr="00DE5A39">
              <w:rPr>
                <w:rStyle w:val="Hyperlink"/>
                <w:noProof/>
              </w:rPr>
              <w:t>2.1.3</w:t>
            </w:r>
            <w:r w:rsidR="00C8788C">
              <w:rPr>
                <w:rFonts w:asciiTheme="minorHAnsi" w:eastAsiaTheme="minorEastAsia" w:hAnsiTheme="minorHAnsi" w:cstheme="minorBidi"/>
                <w:noProof/>
                <w:sz w:val="22"/>
                <w:szCs w:val="22"/>
                <w:lang w:val="en-US"/>
              </w:rPr>
              <w:tab/>
            </w:r>
            <w:r w:rsidR="00C8788C" w:rsidRPr="00DE5A39">
              <w:rPr>
                <w:rStyle w:val="Hyperlink"/>
                <w:noProof/>
              </w:rPr>
              <w:t>IRW (Full Site) Requirement Specifications</w:t>
            </w:r>
            <w:r w:rsidR="00C8788C">
              <w:rPr>
                <w:noProof/>
                <w:webHidden/>
              </w:rPr>
              <w:tab/>
            </w:r>
            <w:r>
              <w:rPr>
                <w:noProof/>
                <w:webHidden/>
              </w:rPr>
              <w:fldChar w:fldCharType="begin"/>
            </w:r>
            <w:r w:rsidR="00C8788C">
              <w:rPr>
                <w:noProof/>
                <w:webHidden/>
              </w:rPr>
              <w:instrText xml:space="preserve"> PAGEREF _Toc459746498 \h </w:instrText>
            </w:r>
            <w:r>
              <w:rPr>
                <w:noProof/>
                <w:webHidden/>
              </w:rPr>
            </w:r>
            <w:r>
              <w:rPr>
                <w:noProof/>
                <w:webHidden/>
              </w:rPr>
              <w:fldChar w:fldCharType="separate"/>
            </w:r>
            <w:r w:rsidR="00C8788C">
              <w:rPr>
                <w:noProof/>
                <w:webHidden/>
              </w:rPr>
              <w:t>14</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499" w:history="1">
            <w:r w:rsidR="00C8788C" w:rsidRPr="00DE5A39">
              <w:rPr>
                <w:rStyle w:val="Hyperlink"/>
                <w:noProof/>
              </w:rPr>
              <w:t>2.1.4</w:t>
            </w:r>
            <w:r w:rsidR="00C8788C">
              <w:rPr>
                <w:rFonts w:asciiTheme="minorHAnsi" w:eastAsiaTheme="minorEastAsia" w:hAnsiTheme="minorHAnsi" w:cstheme="minorBidi"/>
                <w:noProof/>
                <w:sz w:val="22"/>
                <w:szCs w:val="22"/>
                <w:lang w:val="en-US"/>
              </w:rPr>
              <w:tab/>
            </w:r>
            <w:r w:rsidR="00C8788C" w:rsidRPr="00DE5A39">
              <w:rPr>
                <w:rStyle w:val="Hyperlink"/>
                <w:noProof/>
              </w:rPr>
              <w:t>IRW (Mobile Web) Requirement Specifications</w:t>
            </w:r>
            <w:r w:rsidR="00C8788C">
              <w:rPr>
                <w:noProof/>
                <w:webHidden/>
              </w:rPr>
              <w:tab/>
            </w:r>
            <w:r>
              <w:rPr>
                <w:noProof/>
                <w:webHidden/>
              </w:rPr>
              <w:fldChar w:fldCharType="begin"/>
            </w:r>
            <w:r w:rsidR="00C8788C">
              <w:rPr>
                <w:noProof/>
                <w:webHidden/>
              </w:rPr>
              <w:instrText xml:space="preserve"> PAGEREF _Toc459746499 \h </w:instrText>
            </w:r>
            <w:r>
              <w:rPr>
                <w:noProof/>
                <w:webHidden/>
              </w:rPr>
            </w:r>
            <w:r>
              <w:rPr>
                <w:noProof/>
                <w:webHidden/>
              </w:rPr>
              <w:fldChar w:fldCharType="separate"/>
            </w:r>
            <w:r w:rsidR="00C8788C">
              <w:rPr>
                <w:noProof/>
                <w:webHidden/>
              </w:rPr>
              <w:t>15</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500" w:history="1">
            <w:r w:rsidR="00C8788C" w:rsidRPr="00DE5A39">
              <w:rPr>
                <w:rStyle w:val="Hyperlink"/>
                <w:noProof/>
              </w:rPr>
              <w:t>2.1.5</w:t>
            </w:r>
            <w:r w:rsidR="00C8788C">
              <w:rPr>
                <w:rFonts w:asciiTheme="minorHAnsi" w:eastAsiaTheme="minorEastAsia" w:hAnsiTheme="minorHAnsi" w:cstheme="minorBidi"/>
                <w:noProof/>
                <w:sz w:val="22"/>
                <w:szCs w:val="22"/>
                <w:lang w:val="en-US"/>
              </w:rPr>
              <w:tab/>
            </w:r>
            <w:r w:rsidR="00C8788C" w:rsidRPr="00DE5A39">
              <w:rPr>
                <w:rStyle w:val="Hyperlink"/>
                <w:noProof/>
              </w:rPr>
              <w:t>NWP (New Web Platform) - Requirement Specifications</w:t>
            </w:r>
            <w:r w:rsidR="00C8788C">
              <w:rPr>
                <w:noProof/>
                <w:webHidden/>
              </w:rPr>
              <w:tab/>
            </w:r>
            <w:r>
              <w:rPr>
                <w:noProof/>
                <w:webHidden/>
              </w:rPr>
              <w:fldChar w:fldCharType="begin"/>
            </w:r>
            <w:r w:rsidR="00C8788C">
              <w:rPr>
                <w:noProof/>
                <w:webHidden/>
              </w:rPr>
              <w:instrText xml:space="preserve"> PAGEREF _Toc459746500 \h </w:instrText>
            </w:r>
            <w:r>
              <w:rPr>
                <w:noProof/>
                <w:webHidden/>
              </w:rPr>
            </w:r>
            <w:r>
              <w:rPr>
                <w:noProof/>
                <w:webHidden/>
              </w:rPr>
              <w:fldChar w:fldCharType="separate"/>
            </w:r>
            <w:r w:rsidR="00C8788C">
              <w:rPr>
                <w:noProof/>
                <w:webHidden/>
              </w:rPr>
              <w:t>15</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501" w:history="1">
            <w:r w:rsidR="00C8788C" w:rsidRPr="00DE5A39">
              <w:rPr>
                <w:rStyle w:val="Hyperlink"/>
                <w:noProof/>
              </w:rPr>
              <w:t>2.1.6</w:t>
            </w:r>
            <w:r w:rsidR="00C8788C">
              <w:rPr>
                <w:rFonts w:asciiTheme="minorHAnsi" w:eastAsiaTheme="minorEastAsia" w:hAnsiTheme="minorHAnsi" w:cstheme="minorBidi"/>
                <w:noProof/>
                <w:sz w:val="22"/>
                <w:szCs w:val="22"/>
                <w:lang w:val="en-US"/>
              </w:rPr>
              <w:tab/>
            </w:r>
            <w:r w:rsidR="00C8788C" w:rsidRPr="00DE5A39">
              <w:rPr>
                <w:rStyle w:val="Hyperlink"/>
                <w:noProof/>
              </w:rPr>
              <w:t>IKEA INSIDE Requirement Specifications</w:t>
            </w:r>
            <w:r w:rsidR="00C8788C">
              <w:rPr>
                <w:noProof/>
                <w:webHidden/>
              </w:rPr>
              <w:tab/>
            </w:r>
            <w:r>
              <w:rPr>
                <w:noProof/>
                <w:webHidden/>
              </w:rPr>
              <w:fldChar w:fldCharType="begin"/>
            </w:r>
            <w:r w:rsidR="00C8788C">
              <w:rPr>
                <w:noProof/>
                <w:webHidden/>
              </w:rPr>
              <w:instrText xml:space="preserve"> PAGEREF _Toc459746501 \h </w:instrText>
            </w:r>
            <w:r>
              <w:rPr>
                <w:noProof/>
                <w:webHidden/>
              </w:rPr>
            </w:r>
            <w:r>
              <w:rPr>
                <w:noProof/>
                <w:webHidden/>
              </w:rPr>
              <w:fldChar w:fldCharType="separate"/>
            </w:r>
            <w:r w:rsidR="00C8788C">
              <w:rPr>
                <w:noProof/>
                <w:webHidden/>
              </w:rPr>
              <w:t>16</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502" w:history="1">
            <w:r w:rsidR="00C8788C" w:rsidRPr="00DE5A39">
              <w:rPr>
                <w:rStyle w:val="Hyperlink"/>
                <w:noProof/>
              </w:rPr>
              <w:t>2.1.7</w:t>
            </w:r>
            <w:r w:rsidR="00C8788C">
              <w:rPr>
                <w:rFonts w:asciiTheme="minorHAnsi" w:eastAsiaTheme="minorEastAsia" w:hAnsiTheme="minorHAnsi" w:cstheme="minorBidi"/>
                <w:noProof/>
                <w:sz w:val="22"/>
                <w:szCs w:val="22"/>
                <w:lang w:val="en-US"/>
              </w:rPr>
              <w:tab/>
            </w:r>
            <w:r w:rsidR="00C8788C" w:rsidRPr="00DE5A39">
              <w:rPr>
                <w:rStyle w:val="Hyperlink"/>
                <w:noProof/>
              </w:rPr>
              <w:t>Affected Business Capability</w:t>
            </w:r>
            <w:r w:rsidR="00C8788C">
              <w:rPr>
                <w:noProof/>
                <w:webHidden/>
              </w:rPr>
              <w:tab/>
            </w:r>
            <w:r>
              <w:rPr>
                <w:noProof/>
                <w:webHidden/>
              </w:rPr>
              <w:fldChar w:fldCharType="begin"/>
            </w:r>
            <w:r w:rsidR="00C8788C">
              <w:rPr>
                <w:noProof/>
                <w:webHidden/>
              </w:rPr>
              <w:instrText xml:space="preserve"> PAGEREF _Toc459746502 \h </w:instrText>
            </w:r>
            <w:r>
              <w:rPr>
                <w:noProof/>
                <w:webHidden/>
              </w:rPr>
            </w:r>
            <w:r>
              <w:rPr>
                <w:noProof/>
                <w:webHidden/>
              </w:rPr>
              <w:fldChar w:fldCharType="separate"/>
            </w:r>
            <w:r w:rsidR="00C8788C">
              <w:rPr>
                <w:noProof/>
                <w:webHidden/>
              </w:rPr>
              <w:t>17</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503" w:history="1">
            <w:r w:rsidR="00C8788C" w:rsidRPr="00DE5A39">
              <w:rPr>
                <w:rStyle w:val="Hyperlink"/>
                <w:noProof/>
              </w:rPr>
              <w:t>2.1.8</w:t>
            </w:r>
            <w:r w:rsidR="00C8788C">
              <w:rPr>
                <w:rFonts w:asciiTheme="minorHAnsi" w:eastAsiaTheme="minorEastAsia" w:hAnsiTheme="minorHAnsi" w:cstheme="minorBidi"/>
                <w:noProof/>
                <w:sz w:val="22"/>
                <w:szCs w:val="22"/>
                <w:lang w:val="en-US"/>
              </w:rPr>
              <w:tab/>
            </w:r>
            <w:r w:rsidR="00C8788C" w:rsidRPr="00DE5A39">
              <w:rPr>
                <w:rStyle w:val="Hyperlink"/>
                <w:noProof/>
              </w:rPr>
              <w:t>Business current state/solution</w:t>
            </w:r>
            <w:r w:rsidR="00C8788C">
              <w:rPr>
                <w:noProof/>
                <w:webHidden/>
              </w:rPr>
              <w:tab/>
            </w:r>
            <w:r>
              <w:rPr>
                <w:noProof/>
                <w:webHidden/>
              </w:rPr>
              <w:fldChar w:fldCharType="begin"/>
            </w:r>
            <w:r w:rsidR="00C8788C">
              <w:rPr>
                <w:noProof/>
                <w:webHidden/>
              </w:rPr>
              <w:instrText xml:space="preserve"> PAGEREF _Toc459746503 \h </w:instrText>
            </w:r>
            <w:r>
              <w:rPr>
                <w:noProof/>
                <w:webHidden/>
              </w:rPr>
            </w:r>
            <w:r>
              <w:rPr>
                <w:noProof/>
                <w:webHidden/>
              </w:rPr>
              <w:fldChar w:fldCharType="separate"/>
            </w:r>
            <w:r w:rsidR="00C8788C">
              <w:rPr>
                <w:noProof/>
                <w:webHidden/>
              </w:rPr>
              <w:t>17</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504" w:history="1">
            <w:r w:rsidR="00C8788C" w:rsidRPr="00DE5A39">
              <w:rPr>
                <w:rStyle w:val="Hyperlink"/>
                <w:noProof/>
              </w:rPr>
              <w:t>2.1.9</w:t>
            </w:r>
            <w:r w:rsidR="00C8788C">
              <w:rPr>
                <w:rFonts w:asciiTheme="minorHAnsi" w:eastAsiaTheme="minorEastAsia" w:hAnsiTheme="minorHAnsi" w:cstheme="minorBidi"/>
                <w:noProof/>
                <w:sz w:val="22"/>
                <w:szCs w:val="22"/>
                <w:lang w:val="en-US"/>
              </w:rPr>
              <w:tab/>
            </w:r>
            <w:r w:rsidR="00C8788C" w:rsidRPr="00DE5A39">
              <w:rPr>
                <w:rStyle w:val="Hyperlink"/>
                <w:noProof/>
              </w:rPr>
              <w:t>Business drivers</w:t>
            </w:r>
            <w:r w:rsidR="00C8788C">
              <w:rPr>
                <w:noProof/>
                <w:webHidden/>
              </w:rPr>
              <w:tab/>
            </w:r>
            <w:r>
              <w:rPr>
                <w:noProof/>
                <w:webHidden/>
              </w:rPr>
              <w:fldChar w:fldCharType="begin"/>
            </w:r>
            <w:r w:rsidR="00C8788C">
              <w:rPr>
                <w:noProof/>
                <w:webHidden/>
              </w:rPr>
              <w:instrText xml:space="preserve"> PAGEREF _Toc459746504 \h </w:instrText>
            </w:r>
            <w:r>
              <w:rPr>
                <w:noProof/>
                <w:webHidden/>
              </w:rPr>
            </w:r>
            <w:r>
              <w:rPr>
                <w:noProof/>
                <w:webHidden/>
              </w:rPr>
              <w:fldChar w:fldCharType="separate"/>
            </w:r>
            <w:r w:rsidR="00C8788C">
              <w:rPr>
                <w:noProof/>
                <w:webHidden/>
              </w:rPr>
              <w:t>18</w:t>
            </w:r>
            <w:r>
              <w:rPr>
                <w:noProof/>
                <w:webHidden/>
              </w:rPr>
              <w:fldChar w:fldCharType="end"/>
            </w:r>
          </w:hyperlink>
        </w:p>
        <w:p w:rsidR="00C8788C" w:rsidRDefault="00A21704">
          <w:pPr>
            <w:pStyle w:val="TOC3"/>
            <w:tabs>
              <w:tab w:val="left" w:pos="1440"/>
              <w:tab w:val="right" w:leader="dot" w:pos="8948"/>
            </w:tabs>
            <w:rPr>
              <w:rFonts w:asciiTheme="minorHAnsi" w:eastAsiaTheme="minorEastAsia" w:hAnsiTheme="minorHAnsi" w:cstheme="minorBidi"/>
              <w:noProof/>
              <w:sz w:val="22"/>
              <w:szCs w:val="22"/>
              <w:lang w:val="en-US"/>
            </w:rPr>
          </w:pPr>
          <w:hyperlink w:anchor="_Toc459746505" w:history="1">
            <w:r w:rsidR="00C8788C" w:rsidRPr="00DE5A39">
              <w:rPr>
                <w:rStyle w:val="Hyperlink"/>
                <w:noProof/>
              </w:rPr>
              <w:t>2.1.10</w:t>
            </w:r>
            <w:r w:rsidR="00C8788C">
              <w:rPr>
                <w:rFonts w:asciiTheme="minorHAnsi" w:eastAsiaTheme="minorEastAsia" w:hAnsiTheme="minorHAnsi" w:cstheme="minorBidi"/>
                <w:noProof/>
                <w:sz w:val="22"/>
                <w:szCs w:val="22"/>
                <w:lang w:val="en-US"/>
              </w:rPr>
              <w:tab/>
            </w:r>
            <w:r w:rsidR="00C8788C" w:rsidRPr="00DE5A39">
              <w:rPr>
                <w:rStyle w:val="Hyperlink"/>
                <w:noProof/>
              </w:rPr>
              <w:t>Measurable business goals</w:t>
            </w:r>
            <w:r w:rsidR="00C8788C">
              <w:rPr>
                <w:noProof/>
                <w:webHidden/>
              </w:rPr>
              <w:tab/>
            </w:r>
            <w:r>
              <w:rPr>
                <w:noProof/>
                <w:webHidden/>
              </w:rPr>
              <w:fldChar w:fldCharType="begin"/>
            </w:r>
            <w:r w:rsidR="00C8788C">
              <w:rPr>
                <w:noProof/>
                <w:webHidden/>
              </w:rPr>
              <w:instrText xml:space="preserve"> PAGEREF _Toc459746505 \h </w:instrText>
            </w:r>
            <w:r>
              <w:rPr>
                <w:noProof/>
                <w:webHidden/>
              </w:rPr>
            </w:r>
            <w:r>
              <w:rPr>
                <w:noProof/>
                <w:webHidden/>
              </w:rPr>
              <w:fldChar w:fldCharType="separate"/>
            </w:r>
            <w:r w:rsidR="00C8788C">
              <w:rPr>
                <w:noProof/>
                <w:webHidden/>
              </w:rPr>
              <w:t>19</w:t>
            </w:r>
            <w:r>
              <w:rPr>
                <w:noProof/>
                <w:webHidden/>
              </w:rPr>
              <w:fldChar w:fldCharType="end"/>
            </w:r>
          </w:hyperlink>
        </w:p>
        <w:p w:rsidR="00C8788C" w:rsidRDefault="00A21704">
          <w:pPr>
            <w:pStyle w:val="TOC3"/>
            <w:tabs>
              <w:tab w:val="left" w:pos="1440"/>
              <w:tab w:val="right" w:leader="dot" w:pos="8948"/>
            </w:tabs>
            <w:rPr>
              <w:rFonts w:asciiTheme="minorHAnsi" w:eastAsiaTheme="minorEastAsia" w:hAnsiTheme="minorHAnsi" w:cstheme="minorBidi"/>
              <w:noProof/>
              <w:sz w:val="22"/>
              <w:szCs w:val="22"/>
              <w:lang w:val="en-US"/>
            </w:rPr>
          </w:pPr>
          <w:hyperlink w:anchor="_Toc459746506" w:history="1">
            <w:r w:rsidR="00C8788C" w:rsidRPr="00DE5A39">
              <w:rPr>
                <w:rStyle w:val="Hyperlink"/>
                <w:noProof/>
              </w:rPr>
              <w:t>2.1.11</w:t>
            </w:r>
            <w:r w:rsidR="00C8788C">
              <w:rPr>
                <w:rFonts w:asciiTheme="minorHAnsi" w:eastAsiaTheme="minorEastAsia" w:hAnsiTheme="minorHAnsi" w:cstheme="minorBidi"/>
                <w:noProof/>
                <w:sz w:val="22"/>
                <w:szCs w:val="22"/>
                <w:lang w:val="en-US"/>
              </w:rPr>
              <w:tab/>
            </w:r>
            <w:r w:rsidR="00C8788C" w:rsidRPr="00DE5A39">
              <w:rPr>
                <w:rStyle w:val="Hyperlink"/>
                <w:noProof/>
              </w:rPr>
              <w:t>Business Future State/Wished business solution</w:t>
            </w:r>
            <w:r w:rsidR="00C8788C">
              <w:rPr>
                <w:noProof/>
                <w:webHidden/>
              </w:rPr>
              <w:tab/>
            </w:r>
            <w:r>
              <w:rPr>
                <w:noProof/>
                <w:webHidden/>
              </w:rPr>
              <w:fldChar w:fldCharType="begin"/>
            </w:r>
            <w:r w:rsidR="00C8788C">
              <w:rPr>
                <w:noProof/>
                <w:webHidden/>
              </w:rPr>
              <w:instrText xml:space="preserve"> PAGEREF _Toc459746506 \h </w:instrText>
            </w:r>
            <w:r>
              <w:rPr>
                <w:noProof/>
                <w:webHidden/>
              </w:rPr>
            </w:r>
            <w:r>
              <w:rPr>
                <w:noProof/>
                <w:webHidden/>
              </w:rPr>
              <w:fldChar w:fldCharType="separate"/>
            </w:r>
            <w:r w:rsidR="00C8788C">
              <w:rPr>
                <w:noProof/>
                <w:webHidden/>
              </w:rPr>
              <w:t>19</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507" w:history="1">
            <w:r w:rsidR="00C8788C" w:rsidRPr="00DE5A39">
              <w:rPr>
                <w:rStyle w:val="Hyperlink"/>
                <w:noProof/>
              </w:rPr>
              <w:t>2.2</w:t>
            </w:r>
            <w:r w:rsidR="00C8788C">
              <w:rPr>
                <w:rFonts w:asciiTheme="minorHAnsi" w:eastAsiaTheme="minorEastAsia" w:hAnsiTheme="minorHAnsi" w:cstheme="minorBidi"/>
                <w:noProof/>
                <w:sz w:val="22"/>
                <w:szCs w:val="22"/>
                <w:lang w:val="en-US"/>
              </w:rPr>
              <w:tab/>
            </w:r>
            <w:r w:rsidR="00C8788C" w:rsidRPr="00DE5A39">
              <w:rPr>
                <w:rStyle w:val="Hyperlink"/>
                <w:noProof/>
              </w:rPr>
              <w:t>Dependencies</w:t>
            </w:r>
            <w:r w:rsidR="00C8788C">
              <w:rPr>
                <w:noProof/>
                <w:webHidden/>
              </w:rPr>
              <w:tab/>
            </w:r>
            <w:r>
              <w:rPr>
                <w:noProof/>
                <w:webHidden/>
              </w:rPr>
              <w:fldChar w:fldCharType="begin"/>
            </w:r>
            <w:r w:rsidR="00C8788C">
              <w:rPr>
                <w:noProof/>
                <w:webHidden/>
              </w:rPr>
              <w:instrText xml:space="preserve"> PAGEREF _Toc459746507 \h </w:instrText>
            </w:r>
            <w:r>
              <w:rPr>
                <w:noProof/>
                <w:webHidden/>
              </w:rPr>
            </w:r>
            <w:r>
              <w:rPr>
                <w:noProof/>
                <w:webHidden/>
              </w:rPr>
              <w:fldChar w:fldCharType="separate"/>
            </w:r>
            <w:r w:rsidR="00C8788C">
              <w:rPr>
                <w:noProof/>
                <w:webHidden/>
              </w:rPr>
              <w:t>20</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508" w:history="1">
            <w:r w:rsidR="00C8788C" w:rsidRPr="00DE5A39">
              <w:rPr>
                <w:rStyle w:val="Hyperlink"/>
                <w:noProof/>
              </w:rPr>
              <w:t>2.3</w:t>
            </w:r>
            <w:r w:rsidR="00C8788C">
              <w:rPr>
                <w:rFonts w:asciiTheme="minorHAnsi" w:eastAsiaTheme="minorEastAsia" w:hAnsiTheme="minorHAnsi" w:cstheme="minorBidi"/>
                <w:noProof/>
                <w:sz w:val="22"/>
                <w:szCs w:val="22"/>
                <w:lang w:val="en-US"/>
              </w:rPr>
              <w:tab/>
            </w:r>
            <w:r w:rsidR="00C8788C" w:rsidRPr="00DE5A39">
              <w:rPr>
                <w:rStyle w:val="Hyperlink"/>
                <w:noProof/>
              </w:rPr>
              <w:t>Countries in scope</w:t>
            </w:r>
            <w:r w:rsidR="00C8788C">
              <w:rPr>
                <w:noProof/>
                <w:webHidden/>
              </w:rPr>
              <w:tab/>
            </w:r>
            <w:r>
              <w:rPr>
                <w:noProof/>
                <w:webHidden/>
              </w:rPr>
              <w:fldChar w:fldCharType="begin"/>
            </w:r>
            <w:r w:rsidR="00C8788C">
              <w:rPr>
                <w:noProof/>
                <w:webHidden/>
              </w:rPr>
              <w:instrText xml:space="preserve"> PAGEREF _Toc459746508 \h </w:instrText>
            </w:r>
            <w:r>
              <w:rPr>
                <w:noProof/>
                <w:webHidden/>
              </w:rPr>
            </w:r>
            <w:r>
              <w:rPr>
                <w:noProof/>
                <w:webHidden/>
              </w:rPr>
              <w:fldChar w:fldCharType="separate"/>
            </w:r>
            <w:r w:rsidR="00C8788C">
              <w:rPr>
                <w:noProof/>
                <w:webHidden/>
              </w:rPr>
              <w:t>20</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509" w:history="1">
            <w:r w:rsidR="00C8788C" w:rsidRPr="00DE5A39">
              <w:rPr>
                <w:rStyle w:val="Hyperlink"/>
                <w:noProof/>
              </w:rPr>
              <w:t>2.3.1</w:t>
            </w:r>
            <w:r w:rsidR="00C8788C">
              <w:rPr>
                <w:rFonts w:asciiTheme="minorHAnsi" w:eastAsiaTheme="minorEastAsia" w:hAnsiTheme="minorHAnsi" w:cstheme="minorBidi"/>
                <w:noProof/>
                <w:sz w:val="22"/>
                <w:szCs w:val="22"/>
                <w:lang w:val="en-US"/>
              </w:rPr>
              <w:tab/>
            </w:r>
            <w:r w:rsidR="00C8788C" w:rsidRPr="00DE5A39">
              <w:rPr>
                <w:rStyle w:val="Hyperlink"/>
                <w:noProof/>
              </w:rPr>
              <w:t>Not in scope</w:t>
            </w:r>
            <w:r w:rsidR="00C8788C">
              <w:rPr>
                <w:noProof/>
                <w:webHidden/>
              </w:rPr>
              <w:tab/>
            </w:r>
            <w:r>
              <w:rPr>
                <w:noProof/>
                <w:webHidden/>
              </w:rPr>
              <w:fldChar w:fldCharType="begin"/>
            </w:r>
            <w:r w:rsidR="00C8788C">
              <w:rPr>
                <w:noProof/>
                <w:webHidden/>
              </w:rPr>
              <w:instrText xml:space="preserve"> PAGEREF _Toc459746509 \h </w:instrText>
            </w:r>
            <w:r>
              <w:rPr>
                <w:noProof/>
                <w:webHidden/>
              </w:rPr>
            </w:r>
            <w:r>
              <w:rPr>
                <w:noProof/>
                <w:webHidden/>
              </w:rPr>
              <w:fldChar w:fldCharType="separate"/>
            </w:r>
            <w:r w:rsidR="00C8788C">
              <w:rPr>
                <w:noProof/>
                <w:webHidden/>
              </w:rPr>
              <w:t>22</w:t>
            </w:r>
            <w:r>
              <w:rPr>
                <w:noProof/>
                <w:webHidden/>
              </w:rPr>
              <w:fldChar w:fldCharType="end"/>
            </w:r>
          </w:hyperlink>
        </w:p>
        <w:p w:rsidR="00C8788C" w:rsidRDefault="00A21704">
          <w:pPr>
            <w:pStyle w:val="TOC3"/>
            <w:tabs>
              <w:tab w:val="left" w:pos="1200"/>
              <w:tab w:val="right" w:leader="dot" w:pos="8948"/>
            </w:tabs>
            <w:rPr>
              <w:rFonts w:asciiTheme="minorHAnsi" w:eastAsiaTheme="minorEastAsia" w:hAnsiTheme="minorHAnsi" w:cstheme="minorBidi"/>
              <w:noProof/>
              <w:sz w:val="22"/>
              <w:szCs w:val="22"/>
              <w:lang w:val="en-US"/>
            </w:rPr>
          </w:pPr>
          <w:hyperlink w:anchor="_Toc459746510" w:history="1">
            <w:r w:rsidR="00C8788C" w:rsidRPr="00DE5A39">
              <w:rPr>
                <w:rStyle w:val="Hyperlink"/>
                <w:noProof/>
              </w:rPr>
              <w:t>2.3.2</w:t>
            </w:r>
            <w:r w:rsidR="00C8788C">
              <w:rPr>
                <w:rFonts w:asciiTheme="minorHAnsi" w:eastAsiaTheme="minorEastAsia" w:hAnsiTheme="minorHAnsi" w:cstheme="minorBidi"/>
                <w:noProof/>
                <w:sz w:val="22"/>
                <w:szCs w:val="22"/>
                <w:lang w:val="en-US"/>
              </w:rPr>
              <w:tab/>
            </w:r>
            <w:r w:rsidR="00C8788C" w:rsidRPr="00DE5A39">
              <w:rPr>
                <w:rStyle w:val="Hyperlink"/>
                <w:noProof/>
              </w:rPr>
              <w:t>Pilot country</w:t>
            </w:r>
            <w:r w:rsidR="00C8788C">
              <w:rPr>
                <w:noProof/>
                <w:webHidden/>
              </w:rPr>
              <w:tab/>
            </w:r>
            <w:r>
              <w:rPr>
                <w:noProof/>
                <w:webHidden/>
              </w:rPr>
              <w:fldChar w:fldCharType="begin"/>
            </w:r>
            <w:r w:rsidR="00C8788C">
              <w:rPr>
                <w:noProof/>
                <w:webHidden/>
              </w:rPr>
              <w:instrText xml:space="preserve"> PAGEREF _Toc459746510 \h </w:instrText>
            </w:r>
            <w:r>
              <w:rPr>
                <w:noProof/>
                <w:webHidden/>
              </w:rPr>
            </w:r>
            <w:r>
              <w:rPr>
                <w:noProof/>
                <w:webHidden/>
              </w:rPr>
              <w:fldChar w:fldCharType="separate"/>
            </w:r>
            <w:r w:rsidR="00C8788C">
              <w:rPr>
                <w:noProof/>
                <w:webHidden/>
              </w:rPr>
              <w:t>22</w:t>
            </w:r>
            <w:r>
              <w:rPr>
                <w:noProof/>
                <w:webHidden/>
              </w:rPr>
              <w:fldChar w:fldCharType="end"/>
            </w:r>
          </w:hyperlink>
        </w:p>
        <w:p w:rsidR="00C8788C" w:rsidRDefault="00A21704">
          <w:pPr>
            <w:pStyle w:val="TOC1"/>
            <w:tabs>
              <w:tab w:val="left" w:pos="400"/>
              <w:tab w:val="right" w:leader="dot" w:pos="8948"/>
            </w:tabs>
            <w:rPr>
              <w:rFonts w:asciiTheme="minorHAnsi" w:eastAsiaTheme="minorEastAsia" w:hAnsiTheme="minorHAnsi" w:cstheme="minorBidi"/>
              <w:b w:val="0"/>
              <w:caps w:val="0"/>
              <w:noProof/>
              <w:szCs w:val="22"/>
              <w:lang w:val="en-US"/>
            </w:rPr>
          </w:pPr>
          <w:hyperlink w:anchor="_Toc459746511" w:history="1">
            <w:r w:rsidR="00C8788C" w:rsidRPr="00DE5A39">
              <w:rPr>
                <w:rStyle w:val="Hyperlink"/>
                <w:noProof/>
              </w:rPr>
              <w:t>3</w:t>
            </w:r>
            <w:r w:rsidR="00C8788C">
              <w:rPr>
                <w:rFonts w:asciiTheme="minorHAnsi" w:eastAsiaTheme="minorEastAsia" w:hAnsiTheme="minorHAnsi" w:cstheme="minorBidi"/>
                <w:b w:val="0"/>
                <w:caps w:val="0"/>
                <w:noProof/>
                <w:szCs w:val="22"/>
                <w:lang w:val="en-US"/>
              </w:rPr>
              <w:tab/>
            </w:r>
            <w:r w:rsidR="00C8788C" w:rsidRPr="00DE5A39">
              <w:rPr>
                <w:rStyle w:val="Hyperlink"/>
                <w:noProof/>
              </w:rPr>
              <w:t>Client needs</w:t>
            </w:r>
            <w:r w:rsidR="00C8788C">
              <w:rPr>
                <w:noProof/>
                <w:webHidden/>
              </w:rPr>
              <w:tab/>
            </w:r>
            <w:r>
              <w:rPr>
                <w:noProof/>
                <w:webHidden/>
              </w:rPr>
              <w:fldChar w:fldCharType="begin"/>
            </w:r>
            <w:r w:rsidR="00C8788C">
              <w:rPr>
                <w:noProof/>
                <w:webHidden/>
              </w:rPr>
              <w:instrText xml:space="preserve"> PAGEREF _Toc459746511 \h </w:instrText>
            </w:r>
            <w:r>
              <w:rPr>
                <w:noProof/>
                <w:webHidden/>
              </w:rPr>
            </w:r>
            <w:r>
              <w:rPr>
                <w:noProof/>
                <w:webHidden/>
              </w:rPr>
              <w:fldChar w:fldCharType="separate"/>
            </w:r>
            <w:r w:rsidR="00C8788C">
              <w:rPr>
                <w:noProof/>
                <w:webHidden/>
              </w:rPr>
              <w:t>23</w:t>
            </w:r>
            <w:r>
              <w:rPr>
                <w:noProof/>
                <w:webHidden/>
              </w:rPr>
              <w:fldChar w:fldCharType="end"/>
            </w:r>
          </w:hyperlink>
        </w:p>
        <w:p w:rsidR="00C8788C" w:rsidRDefault="00A21704">
          <w:pPr>
            <w:pStyle w:val="TOC1"/>
            <w:tabs>
              <w:tab w:val="left" w:pos="400"/>
              <w:tab w:val="right" w:leader="dot" w:pos="8948"/>
            </w:tabs>
            <w:rPr>
              <w:rFonts w:asciiTheme="minorHAnsi" w:eastAsiaTheme="minorEastAsia" w:hAnsiTheme="minorHAnsi" w:cstheme="minorBidi"/>
              <w:b w:val="0"/>
              <w:caps w:val="0"/>
              <w:noProof/>
              <w:szCs w:val="22"/>
              <w:lang w:val="en-US"/>
            </w:rPr>
          </w:pPr>
          <w:hyperlink w:anchor="_Toc459746512" w:history="1">
            <w:r w:rsidR="00C8788C" w:rsidRPr="00DE5A39">
              <w:rPr>
                <w:rStyle w:val="Hyperlink"/>
                <w:noProof/>
              </w:rPr>
              <w:t>4</w:t>
            </w:r>
            <w:r w:rsidR="00C8788C">
              <w:rPr>
                <w:rFonts w:asciiTheme="minorHAnsi" w:eastAsiaTheme="minorEastAsia" w:hAnsiTheme="minorHAnsi" w:cstheme="minorBidi"/>
                <w:b w:val="0"/>
                <w:caps w:val="0"/>
                <w:noProof/>
                <w:szCs w:val="22"/>
                <w:lang w:val="en-US"/>
              </w:rPr>
              <w:tab/>
            </w:r>
            <w:r w:rsidR="00C8788C" w:rsidRPr="00DE5A39">
              <w:rPr>
                <w:rStyle w:val="Hyperlink"/>
                <w:noProof/>
              </w:rPr>
              <w:t>Change Requirements &amp; Validations</w:t>
            </w:r>
            <w:r w:rsidR="00C8788C">
              <w:rPr>
                <w:noProof/>
                <w:webHidden/>
              </w:rPr>
              <w:tab/>
            </w:r>
            <w:r>
              <w:rPr>
                <w:noProof/>
                <w:webHidden/>
              </w:rPr>
              <w:fldChar w:fldCharType="begin"/>
            </w:r>
            <w:r w:rsidR="00C8788C">
              <w:rPr>
                <w:noProof/>
                <w:webHidden/>
              </w:rPr>
              <w:instrText xml:space="preserve"> PAGEREF _Toc459746512 \h </w:instrText>
            </w:r>
            <w:r>
              <w:rPr>
                <w:noProof/>
                <w:webHidden/>
              </w:rPr>
            </w:r>
            <w:r>
              <w:rPr>
                <w:noProof/>
                <w:webHidden/>
              </w:rPr>
              <w:fldChar w:fldCharType="separate"/>
            </w:r>
            <w:r w:rsidR="00C8788C">
              <w:rPr>
                <w:noProof/>
                <w:webHidden/>
              </w:rPr>
              <w:t>26</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513" w:history="1">
            <w:r w:rsidR="00C8788C" w:rsidRPr="00DE5A39">
              <w:rPr>
                <w:rStyle w:val="Hyperlink"/>
                <w:noProof/>
              </w:rPr>
              <w:t>4.1</w:t>
            </w:r>
            <w:r w:rsidR="00C8788C">
              <w:rPr>
                <w:rFonts w:asciiTheme="minorHAnsi" w:eastAsiaTheme="minorEastAsia" w:hAnsiTheme="minorHAnsi" w:cstheme="minorBidi"/>
                <w:noProof/>
                <w:sz w:val="22"/>
                <w:szCs w:val="22"/>
                <w:lang w:val="en-US"/>
              </w:rPr>
              <w:tab/>
            </w:r>
            <w:r w:rsidR="00C8788C" w:rsidRPr="00DE5A39">
              <w:rPr>
                <w:rStyle w:val="Hyperlink"/>
                <w:noProof/>
              </w:rPr>
              <w:t>Change requirements</w:t>
            </w:r>
            <w:r w:rsidR="00C8788C">
              <w:rPr>
                <w:noProof/>
                <w:webHidden/>
              </w:rPr>
              <w:tab/>
            </w:r>
            <w:r>
              <w:rPr>
                <w:noProof/>
                <w:webHidden/>
              </w:rPr>
              <w:fldChar w:fldCharType="begin"/>
            </w:r>
            <w:r w:rsidR="00C8788C">
              <w:rPr>
                <w:noProof/>
                <w:webHidden/>
              </w:rPr>
              <w:instrText xml:space="preserve"> PAGEREF _Toc459746513 \h </w:instrText>
            </w:r>
            <w:r>
              <w:rPr>
                <w:noProof/>
                <w:webHidden/>
              </w:rPr>
            </w:r>
            <w:r>
              <w:rPr>
                <w:noProof/>
                <w:webHidden/>
              </w:rPr>
              <w:fldChar w:fldCharType="separate"/>
            </w:r>
            <w:r w:rsidR="00C8788C">
              <w:rPr>
                <w:noProof/>
                <w:webHidden/>
              </w:rPr>
              <w:t>26</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514" w:history="1">
            <w:r w:rsidR="00C8788C" w:rsidRPr="00DE5A39">
              <w:rPr>
                <w:rStyle w:val="Hyperlink"/>
                <w:noProof/>
              </w:rPr>
              <w:t>4.2</w:t>
            </w:r>
            <w:r w:rsidR="00C8788C">
              <w:rPr>
                <w:rFonts w:asciiTheme="minorHAnsi" w:eastAsiaTheme="minorEastAsia" w:hAnsiTheme="minorHAnsi" w:cstheme="minorBidi"/>
                <w:noProof/>
                <w:sz w:val="22"/>
                <w:szCs w:val="22"/>
                <w:lang w:val="en-US"/>
              </w:rPr>
              <w:tab/>
            </w:r>
            <w:r w:rsidR="00C8788C" w:rsidRPr="00DE5A39">
              <w:rPr>
                <w:rStyle w:val="Hyperlink"/>
                <w:noProof/>
              </w:rPr>
              <w:t>Validations</w:t>
            </w:r>
            <w:r w:rsidR="00C8788C">
              <w:rPr>
                <w:noProof/>
                <w:webHidden/>
              </w:rPr>
              <w:tab/>
            </w:r>
            <w:r>
              <w:rPr>
                <w:noProof/>
                <w:webHidden/>
              </w:rPr>
              <w:fldChar w:fldCharType="begin"/>
            </w:r>
            <w:r w:rsidR="00C8788C">
              <w:rPr>
                <w:noProof/>
                <w:webHidden/>
              </w:rPr>
              <w:instrText xml:space="preserve"> PAGEREF _Toc459746514 \h </w:instrText>
            </w:r>
            <w:r>
              <w:rPr>
                <w:noProof/>
                <w:webHidden/>
              </w:rPr>
            </w:r>
            <w:r>
              <w:rPr>
                <w:noProof/>
                <w:webHidden/>
              </w:rPr>
              <w:fldChar w:fldCharType="separate"/>
            </w:r>
            <w:r w:rsidR="00C8788C">
              <w:rPr>
                <w:noProof/>
                <w:webHidden/>
              </w:rPr>
              <w:t>27</w:t>
            </w:r>
            <w:r>
              <w:rPr>
                <w:noProof/>
                <w:webHidden/>
              </w:rPr>
              <w:fldChar w:fldCharType="end"/>
            </w:r>
          </w:hyperlink>
        </w:p>
        <w:p w:rsidR="00C8788C" w:rsidRDefault="00A21704">
          <w:pPr>
            <w:pStyle w:val="TOC1"/>
            <w:tabs>
              <w:tab w:val="left" w:pos="400"/>
              <w:tab w:val="right" w:leader="dot" w:pos="8948"/>
            </w:tabs>
            <w:rPr>
              <w:rFonts w:asciiTheme="minorHAnsi" w:eastAsiaTheme="minorEastAsia" w:hAnsiTheme="minorHAnsi" w:cstheme="minorBidi"/>
              <w:b w:val="0"/>
              <w:caps w:val="0"/>
              <w:noProof/>
              <w:szCs w:val="22"/>
              <w:lang w:val="en-US"/>
            </w:rPr>
          </w:pPr>
          <w:hyperlink w:anchor="_Toc459746515" w:history="1">
            <w:r w:rsidR="00C8788C" w:rsidRPr="00DE5A39">
              <w:rPr>
                <w:rStyle w:val="Hyperlink"/>
                <w:noProof/>
              </w:rPr>
              <w:t>5</w:t>
            </w:r>
            <w:r w:rsidR="00C8788C">
              <w:rPr>
                <w:rFonts w:asciiTheme="minorHAnsi" w:eastAsiaTheme="minorEastAsia" w:hAnsiTheme="minorHAnsi" w:cstheme="minorBidi"/>
                <w:b w:val="0"/>
                <w:caps w:val="0"/>
                <w:noProof/>
                <w:szCs w:val="22"/>
                <w:lang w:val="en-US"/>
              </w:rPr>
              <w:tab/>
            </w:r>
            <w:r w:rsidR="00C8788C" w:rsidRPr="00DE5A39">
              <w:rPr>
                <w:rStyle w:val="Hyperlink"/>
                <w:noProof/>
              </w:rPr>
              <w:t>Non-functional requirements</w:t>
            </w:r>
            <w:r w:rsidR="00C8788C">
              <w:rPr>
                <w:noProof/>
                <w:webHidden/>
              </w:rPr>
              <w:tab/>
            </w:r>
            <w:r>
              <w:rPr>
                <w:noProof/>
                <w:webHidden/>
              </w:rPr>
              <w:fldChar w:fldCharType="begin"/>
            </w:r>
            <w:r w:rsidR="00C8788C">
              <w:rPr>
                <w:noProof/>
                <w:webHidden/>
              </w:rPr>
              <w:instrText xml:space="preserve"> PAGEREF _Toc459746515 \h </w:instrText>
            </w:r>
            <w:r>
              <w:rPr>
                <w:noProof/>
                <w:webHidden/>
              </w:rPr>
            </w:r>
            <w:r>
              <w:rPr>
                <w:noProof/>
                <w:webHidden/>
              </w:rPr>
              <w:fldChar w:fldCharType="separate"/>
            </w:r>
            <w:r w:rsidR="00C8788C">
              <w:rPr>
                <w:noProof/>
                <w:webHidden/>
              </w:rPr>
              <w:t>28</w:t>
            </w:r>
            <w:r>
              <w:rPr>
                <w:noProof/>
                <w:webHidden/>
              </w:rPr>
              <w:fldChar w:fldCharType="end"/>
            </w:r>
          </w:hyperlink>
        </w:p>
        <w:p w:rsidR="00C8788C" w:rsidRDefault="00A21704">
          <w:pPr>
            <w:pStyle w:val="TOC1"/>
            <w:tabs>
              <w:tab w:val="left" w:pos="400"/>
              <w:tab w:val="right" w:leader="dot" w:pos="8948"/>
            </w:tabs>
            <w:rPr>
              <w:rFonts w:asciiTheme="minorHAnsi" w:eastAsiaTheme="minorEastAsia" w:hAnsiTheme="minorHAnsi" w:cstheme="minorBidi"/>
              <w:b w:val="0"/>
              <w:caps w:val="0"/>
              <w:noProof/>
              <w:szCs w:val="22"/>
              <w:lang w:val="en-US"/>
            </w:rPr>
          </w:pPr>
          <w:hyperlink w:anchor="_Toc459746516" w:history="1">
            <w:r w:rsidR="00C8788C" w:rsidRPr="00DE5A39">
              <w:rPr>
                <w:rStyle w:val="Hyperlink"/>
                <w:noProof/>
              </w:rPr>
              <w:t>6</w:t>
            </w:r>
            <w:r w:rsidR="00C8788C">
              <w:rPr>
                <w:rFonts w:asciiTheme="minorHAnsi" w:eastAsiaTheme="minorEastAsia" w:hAnsiTheme="minorHAnsi" w:cstheme="minorBidi"/>
                <w:b w:val="0"/>
                <w:caps w:val="0"/>
                <w:noProof/>
                <w:szCs w:val="22"/>
                <w:lang w:val="en-US"/>
              </w:rPr>
              <w:tab/>
            </w:r>
            <w:r w:rsidR="00C8788C" w:rsidRPr="00DE5A39">
              <w:rPr>
                <w:rStyle w:val="Hyperlink"/>
                <w:noProof/>
              </w:rPr>
              <w:t>Web Analytics requirements</w:t>
            </w:r>
            <w:r w:rsidR="00C8788C">
              <w:rPr>
                <w:noProof/>
                <w:webHidden/>
              </w:rPr>
              <w:tab/>
            </w:r>
            <w:r>
              <w:rPr>
                <w:noProof/>
                <w:webHidden/>
              </w:rPr>
              <w:fldChar w:fldCharType="begin"/>
            </w:r>
            <w:r w:rsidR="00C8788C">
              <w:rPr>
                <w:noProof/>
                <w:webHidden/>
              </w:rPr>
              <w:instrText xml:space="preserve"> PAGEREF _Toc459746516 \h </w:instrText>
            </w:r>
            <w:r>
              <w:rPr>
                <w:noProof/>
                <w:webHidden/>
              </w:rPr>
            </w:r>
            <w:r>
              <w:rPr>
                <w:noProof/>
                <w:webHidden/>
              </w:rPr>
              <w:fldChar w:fldCharType="separate"/>
            </w:r>
            <w:r w:rsidR="00C8788C">
              <w:rPr>
                <w:noProof/>
                <w:webHidden/>
              </w:rPr>
              <w:t>30</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517" w:history="1">
            <w:r w:rsidR="00C8788C" w:rsidRPr="00DE5A39">
              <w:rPr>
                <w:rStyle w:val="Hyperlink"/>
                <w:noProof/>
              </w:rPr>
              <w:t>6.1</w:t>
            </w:r>
            <w:r w:rsidR="00C8788C">
              <w:rPr>
                <w:rFonts w:asciiTheme="minorHAnsi" w:eastAsiaTheme="minorEastAsia" w:hAnsiTheme="minorHAnsi" w:cstheme="minorBidi"/>
                <w:noProof/>
                <w:sz w:val="22"/>
                <w:szCs w:val="22"/>
                <w:lang w:val="en-US"/>
              </w:rPr>
              <w:tab/>
            </w:r>
            <w:r w:rsidR="00C8788C" w:rsidRPr="00DE5A39">
              <w:rPr>
                <w:rStyle w:val="Hyperlink"/>
                <w:noProof/>
              </w:rPr>
              <w:t>Requirements</w:t>
            </w:r>
            <w:r w:rsidR="00C8788C">
              <w:rPr>
                <w:noProof/>
                <w:webHidden/>
              </w:rPr>
              <w:tab/>
            </w:r>
            <w:r>
              <w:rPr>
                <w:noProof/>
                <w:webHidden/>
              </w:rPr>
              <w:fldChar w:fldCharType="begin"/>
            </w:r>
            <w:r w:rsidR="00C8788C">
              <w:rPr>
                <w:noProof/>
                <w:webHidden/>
              </w:rPr>
              <w:instrText xml:space="preserve"> PAGEREF _Toc459746517 \h </w:instrText>
            </w:r>
            <w:r>
              <w:rPr>
                <w:noProof/>
                <w:webHidden/>
              </w:rPr>
            </w:r>
            <w:r>
              <w:rPr>
                <w:noProof/>
                <w:webHidden/>
              </w:rPr>
              <w:fldChar w:fldCharType="separate"/>
            </w:r>
            <w:r w:rsidR="00C8788C">
              <w:rPr>
                <w:noProof/>
                <w:webHidden/>
              </w:rPr>
              <w:t>30</w:t>
            </w:r>
            <w:r>
              <w:rPr>
                <w:noProof/>
                <w:webHidden/>
              </w:rPr>
              <w:fldChar w:fldCharType="end"/>
            </w:r>
          </w:hyperlink>
        </w:p>
        <w:p w:rsidR="00C8788C" w:rsidRDefault="00A21704">
          <w:pPr>
            <w:pStyle w:val="TOC1"/>
            <w:tabs>
              <w:tab w:val="left" w:pos="400"/>
              <w:tab w:val="right" w:leader="dot" w:pos="8948"/>
            </w:tabs>
            <w:rPr>
              <w:rFonts w:asciiTheme="minorHAnsi" w:eastAsiaTheme="minorEastAsia" w:hAnsiTheme="minorHAnsi" w:cstheme="minorBidi"/>
              <w:b w:val="0"/>
              <w:caps w:val="0"/>
              <w:noProof/>
              <w:szCs w:val="22"/>
              <w:lang w:val="en-US"/>
            </w:rPr>
          </w:pPr>
          <w:hyperlink w:anchor="_Toc459746518" w:history="1">
            <w:r w:rsidR="00C8788C" w:rsidRPr="00DE5A39">
              <w:rPr>
                <w:rStyle w:val="Hyperlink"/>
                <w:noProof/>
              </w:rPr>
              <w:t>7</w:t>
            </w:r>
            <w:r w:rsidR="00C8788C">
              <w:rPr>
                <w:rFonts w:asciiTheme="minorHAnsi" w:eastAsiaTheme="minorEastAsia" w:hAnsiTheme="minorHAnsi" w:cstheme="minorBidi"/>
                <w:b w:val="0"/>
                <w:caps w:val="0"/>
                <w:noProof/>
                <w:szCs w:val="22"/>
                <w:lang w:val="en-US"/>
              </w:rPr>
              <w:tab/>
            </w:r>
            <w:r w:rsidR="00C8788C" w:rsidRPr="00DE5A39">
              <w:rPr>
                <w:rStyle w:val="Hyperlink"/>
                <w:noProof/>
              </w:rPr>
              <w:t>SEO (Search Engine Optimization)</w:t>
            </w:r>
            <w:r w:rsidR="00C8788C">
              <w:rPr>
                <w:noProof/>
                <w:webHidden/>
              </w:rPr>
              <w:tab/>
            </w:r>
            <w:r>
              <w:rPr>
                <w:noProof/>
                <w:webHidden/>
              </w:rPr>
              <w:fldChar w:fldCharType="begin"/>
            </w:r>
            <w:r w:rsidR="00C8788C">
              <w:rPr>
                <w:noProof/>
                <w:webHidden/>
              </w:rPr>
              <w:instrText xml:space="preserve"> PAGEREF _Toc459746518 \h </w:instrText>
            </w:r>
            <w:r>
              <w:rPr>
                <w:noProof/>
                <w:webHidden/>
              </w:rPr>
            </w:r>
            <w:r>
              <w:rPr>
                <w:noProof/>
                <w:webHidden/>
              </w:rPr>
              <w:fldChar w:fldCharType="separate"/>
            </w:r>
            <w:r w:rsidR="00C8788C">
              <w:rPr>
                <w:noProof/>
                <w:webHidden/>
              </w:rPr>
              <w:t>30</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519" w:history="1">
            <w:r w:rsidR="00C8788C" w:rsidRPr="00DE5A39">
              <w:rPr>
                <w:rStyle w:val="Hyperlink"/>
                <w:noProof/>
              </w:rPr>
              <w:t>7.1</w:t>
            </w:r>
            <w:r w:rsidR="00C8788C">
              <w:rPr>
                <w:rFonts w:asciiTheme="minorHAnsi" w:eastAsiaTheme="minorEastAsia" w:hAnsiTheme="minorHAnsi" w:cstheme="minorBidi"/>
                <w:noProof/>
                <w:sz w:val="22"/>
                <w:szCs w:val="22"/>
                <w:lang w:val="en-US"/>
              </w:rPr>
              <w:tab/>
            </w:r>
            <w:r w:rsidR="00C8788C" w:rsidRPr="00DE5A39">
              <w:rPr>
                <w:rStyle w:val="Hyperlink"/>
                <w:noProof/>
              </w:rPr>
              <w:t>Requirements</w:t>
            </w:r>
            <w:r w:rsidR="00C8788C">
              <w:rPr>
                <w:noProof/>
                <w:webHidden/>
              </w:rPr>
              <w:tab/>
            </w:r>
            <w:r>
              <w:rPr>
                <w:noProof/>
                <w:webHidden/>
              </w:rPr>
              <w:fldChar w:fldCharType="begin"/>
            </w:r>
            <w:r w:rsidR="00C8788C">
              <w:rPr>
                <w:noProof/>
                <w:webHidden/>
              </w:rPr>
              <w:instrText xml:space="preserve"> PAGEREF _Toc459746519 \h </w:instrText>
            </w:r>
            <w:r>
              <w:rPr>
                <w:noProof/>
                <w:webHidden/>
              </w:rPr>
            </w:r>
            <w:r>
              <w:rPr>
                <w:noProof/>
                <w:webHidden/>
              </w:rPr>
              <w:fldChar w:fldCharType="separate"/>
            </w:r>
            <w:r w:rsidR="00C8788C">
              <w:rPr>
                <w:noProof/>
                <w:webHidden/>
              </w:rPr>
              <w:t>30</w:t>
            </w:r>
            <w:r>
              <w:rPr>
                <w:noProof/>
                <w:webHidden/>
              </w:rPr>
              <w:fldChar w:fldCharType="end"/>
            </w:r>
          </w:hyperlink>
        </w:p>
        <w:p w:rsidR="00C8788C" w:rsidRDefault="00A21704">
          <w:pPr>
            <w:pStyle w:val="TOC1"/>
            <w:tabs>
              <w:tab w:val="left" w:pos="400"/>
              <w:tab w:val="right" w:leader="dot" w:pos="8948"/>
            </w:tabs>
            <w:rPr>
              <w:rFonts w:asciiTheme="minorHAnsi" w:eastAsiaTheme="minorEastAsia" w:hAnsiTheme="minorHAnsi" w:cstheme="minorBidi"/>
              <w:b w:val="0"/>
              <w:caps w:val="0"/>
              <w:noProof/>
              <w:szCs w:val="22"/>
              <w:lang w:val="en-US"/>
            </w:rPr>
          </w:pPr>
          <w:hyperlink w:anchor="_Toc459746520" w:history="1">
            <w:r w:rsidR="00C8788C" w:rsidRPr="00DE5A39">
              <w:rPr>
                <w:rStyle w:val="Hyperlink"/>
                <w:noProof/>
              </w:rPr>
              <w:t>8</w:t>
            </w:r>
            <w:r w:rsidR="00C8788C">
              <w:rPr>
                <w:rFonts w:asciiTheme="minorHAnsi" w:eastAsiaTheme="minorEastAsia" w:hAnsiTheme="minorHAnsi" w:cstheme="minorBidi"/>
                <w:b w:val="0"/>
                <w:caps w:val="0"/>
                <w:noProof/>
                <w:szCs w:val="22"/>
                <w:lang w:val="en-US"/>
              </w:rPr>
              <w:tab/>
            </w:r>
            <w:r w:rsidR="00C8788C" w:rsidRPr="00DE5A39">
              <w:rPr>
                <w:rStyle w:val="Hyperlink"/>
                <w:noProof/>
              </w:rPr>
              <w:t>Security Standards</w:t>
            </w:r>
            <w:r w:rsidR="00C8788C">
              <w:rPr>
                <w:noProof/>
                <w:webHidden/>
              </w:rPr>
              <w:tab/>
            </w:r>
            <w:r>
              <w:rPr>
                <w:noProof/>
                <w:webHidden/>
              </w:rPr>
              <w:fldChar w:fldCharType="begin"/>
            </w:r>
            <w:r w:rsidR="00C8788C">
              <w:rPr>
                <w:noProof/>
                <w:webHidden/>
              </w:rPr>
              <w:instrText xml:space="preserve"> PAGEREF _Toc459746520 \h </w:instrText>
            </w:r>
            <w:r>
              <w:rPr>
                <w:noProof/>
                <w:webHidden/>
              </w:rPr>
            </w:r>
            <w:r>
              <w:rPr>
                <w:noProof/>
                <w:webHidden/>
              </w:rPr>
              <w:fldChar w:fldCharType="separate"/>
            </w:r>
            <w:r w:rsidR="00C8788C">
              <w:rPr>
                <w:noProof/>
                <w:webHidden/>
              </w:rPr>
              <w:t>30</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521" w:history="1">
            <w:r w:rsidR="00C8788C" w:rsidRPr="00DE5A39">
              <w:rPr>
                <w:rStyle w:val="Hyperlink"/>
                <w:noProof/>
              </w:rPr>
              <w:t>8.1</w:t>
            </w:r>
            <w:r w:rsidR="00C8788C">
              <w:rPr>
                <w:rFonts w:asciiTheme="minorHAnsi" w:eastAsiaTheme="minorEastAsia" w:hAnsiTheme="minorHAnsi" w:cstheme="minorBidi"/>
                <w:noProof/>
                <w:sz w:val="22"/>
                <w:szCs w:val="22"/>
                <w:lang w:val="en-US"/>
              </w:rPr>
              <w:tab/>
            </w:r>
            <w:r w:rsidR="00C8788C" w:rsidRPr="00DE5A39">
              <w:rPr>
                <w:rStyle w:val="Hyperlink"/>
                <w:noProof/>
              </w:rPr>
              <w:t>Requirements</w:t>
            </w:r>
            <w:r w:rsidR="00C8788C">
              <w:rPr>
                <w:noProof/>
                <w:webHidden/>
              </w:rPr>
              <w:tab/>
            </w:r>
            <w:r>
              <w:rPr>
                <w:noProof/>
                <w:webHidden/>
              </w:rPr>
              <w:fldChar w:fldCharType="begin"/>
            </w:r>
            <w:r w:rsidR="00C8788C">
              <w:rPr>
                <w:noProof/>
                <w:webHidden/>
              </w:rPr>
              <w:instrText xml:space="preserve"> PAGEREF _Toc459746521 \h </w:instrText>
            </w:r>
            <w:r>
              <w:rPr>
                <w:noProof/>
                <w:webHidden/>
              </w:rPr>
            </w:r>
            <w:r>
              <w:rPr>
                <w:noProof/>
                <w:webHidden/>
              </w:rPr>
              <w:fldChar w:fldCharType="separate"/>
            </w:r>
            <w:r w:rsidR="00C8788C">
              <w:rPr>
                <w:noProof/>
                <w:webHidden/>
              </w:rPr>
              <w:t>30</w:t>
            </w:r>
            <w:r>
              <w:rPr>
                <w:noProof/>
                <w:webHidden/>
              </w:rPr>
              <w:fldChar w:fldCharType="end"/>
            </w:r>
          </w:hyperlink>
        </w:p>
        <w:p w:rsidR="00C8788C" w:rsidRDefault="00A21704">
          <w:pPr>
            <w:pStyle w:val="TOC1"/>
            <w:tabs>
              <w:tab w:val="left" w:pos="400"/>
              <w:tab w:val="right" w:leader="dot" w:pos="8948"/>
            </w:tabs>
            <w:rPr>
              <w:rFonts w:asciiTheme="minorHAnsi" w:eastAsiaTheme="minorEastAsia" w:hAnsiTheme="minorHAnsi" w:cstheme="minorBidi"/>
              <w:b w:val="0"/>
              <w:caps w:val="0"/>
              <w:noProof/>
              <w:szCs w:val="22"/>
              <w:lang w:val="en-US"/>
            </w:rPr>
          </w:pPr>
          <w:hyperlink w:anchor="_Toc459746522" w:history="1">
            <w:r w:rsidR="00C8788C" w:rsidRPr="00DE5A39">
              <w:rPr>
                <w:rStyle w:val="Hyperlink"/>
                <w:noProof/>
              </w:rPr>
              <w:t>9</w:t>
            </w:r>
            <w:r w:rsidR="00C8788C">
              <w:rPr>
                <w:rFonts w:asciiTheme="minorHAnsi" w:eastAsiaTheme="minorEastAsia" w:hAnsiTheme="minorHAnsi" w:cstheme="minorBidi"/>
                <w:b w:val="0"/>
                <w:caps w:val="0"/>
                <w:noProof/>
                <w:szCs w:val="22"/>
                <w:lang w:val="en-US"/>
              </w:rPr>
              <w:tab/>
            </w:r>
            <w:r w:rsidR="00C8788C" w:rsidRPr="00DE5A39">
              <w:rPr>
                <w:rStyle w:val="Hyperlink"/>
                <w:noProof/>
              </w:rPr>
              <w:t>Release Information</w:t>
            </w:r>
            <w:r w:rsidR="00C8788C">
              <w:rPr>
                <w:noProof/>
                <w:webHidden/>
              </w:rPr>
              <w:tab/>
            </w:r>
            <w:r>
              <w:rPr>
                <w:noProof/>
                <w:webHidden/>
              </w:rPr>
              <w:fldChar w:fldCharType="begin"/>
            </w:r>
            <w:r w:rsidR="00C8788C">
              <w:rPr>
                <w:noProof/>
                <w:webHidden/>
              </w:rPr>
              <w:instrText xml:space="preserve"> PAGEREF _Toc459746522 \h </w:instrText>
            </w:r>
            <w:r>
              <w:rPr>
                <w:noProof/>
                <w:webHidden/>
              </w:rPr>
            </w:r>
            <w:r>
              <w:rPr>
                <w:noProof/>
                <w:webHidden/>
              </w:rPr>
              <w:fldChar w:fldCharType="separate"/>
            </w:r>
            <w:r w:rsidR="00C8788C">
              <w:rPr>
                <w:noProof/>
                <w:webHidden/>
              </w:rPr>
              <w:t>30</w:t>
            </w:r>
            <w:r>
              <w:rPr>
                <w:noProof/>
                <w:webHidden/>
              </w:rPr>
              <w:fldChar w:fldCharType="end"/>
            </w:r>
          </w:hyperlink>
        </w:p>
        <w:p w:rsidR="00C8788C" w:rsidRDefault="00A21704">
          <w:pPr>
            <w:pStyle w:val="TOC2"/>
            <w:tabs>
              <w:tab w:val="left" w:pos="960"/>
              <w:tab w:val="right" w:leader="dot" w:pos="8948"/>
            </w:tabs>
            <w:rPr>
              <w:rFonts w:asciiTheme="minorHAnsi" w:eastAsiaTheme="minorEastAsia" w:hAnsiTheme="minorHAnsi" w:cstheme="minorBidi"/>
              <w:noProof/>
              <w:sz w:val="22"/>
              <w:szCs w:val="22"/>
              <w:lang w:val="en-US"/>
            </w:rPr>
          </w:pPr>
          <w:hyperlink w:anchor="_Toc459746523" w:history="1">
            <w:r w:rsidR="00C8788C" w:rsidRPr="00DE5A39">
              <w:rPr>
                <w:rStyle w:val="Hyperlink"/>
                <w:noProof/>
              </w:rPr>
              <w:t>9.1</w:t>
            </w:r>
            <w:r w:rsidR="00C8788C">
              <w:rPr>
                <w:rFonts w:asciiTheme="minorHAnsi" w:eastAsiaTheme="minorEastAsia" w:hAnsiTheme="minorHAnsi" w:cstheme="minorBidi"/>
                <w:noProof/>
                <w:sz w:val="22"/>
                <w:szCs w:val="22"/>
                <w:lang w:val="en-US"/>
              </w:rPr>
              <w:tab/>
            </w:r>
            <w:r w:rsidR="00C8788C" w:rsidRPr="00DE5A39">
              <w:rPr>
                <w:rStyle w:val="Hyperlink"/>
                <w:noProof/>
              </w:rPr>
              <w:t>Wanted Release</w:t>
            </w:r>
            <w:r w:rsidR="00C8788C">
              <w:rPr>
                <w:noProof/>
                <w:webHidden/>
              </w:rPr>
              <w:tab/>
            </w:r>
            <w:r>
              <w:rPr>
                <w:noProof/>
                <w:webHidden/>
              </w:rPr>
              <w:fldChar w:fldCharType="begin"/>
            </w:r>
            <w:r w:rsidR="00C8788C">
              <w:rPr>
                <w:noProof/>
                <w:webHidden/>
              </w:rPr>
              <w:instrText xml:space="preserve"> PAGEREF _Toc459746523 \h </w:instrText>
            </w:r>
            <w:r>
              <w:rPr>
                <w:noProof/>
                <w:webHidden/>
              </w:rPr>
            </w:r>
            <w:r>
              <w:rPr>
                <w:noProof/>
                <w:webHidden/>
              </w:rPr>
              <w:fldChar w:fldCharType="separate"/>
            </w:r>
            <w:r w:rsidR="00C8788C">
              <w:rPr>
                <w:noProof/>
                <w:webHidden/>
              </w:rPr>
              <w:t>30</w:t>
            </w:r>
            <w:r>
              <w:rPr>
                <w:noProof/>
                <w:webHidden/>
              </w:rPr>
              <w:fldChar w:fldCharType="end"/>
            </w:r>
          </w:hyperlink>
        </w:p>
        <w:p w:rsidR="00C8788C" w:rsidRDefault="00A21704">
          <w:pPr>
            <w:pStyle w:val="TOC1"/>
            <w:tabs>
              <w:tab w:val="left" w:pos="720"/>
              <w:tab w:val="right" w:leader="dot" w:pos="8948"/>
            </w:tabs>
            <w:rPr>
              <w:rFonts w:asciiTheme="minorHAnsi" w:eastAsiaTheme="minorEastAsia" w:hAnsiTheme="minorHAnsi" w:cstheme="minorBidi"/>
              <w:b w:val="0"/>
              <w:caps w:val="0"/>
              <w:noProof/>
              <w:szCs w:val="22"/>
              <w:lang w:val="en-US"/>
            </w:rPr>
          </w:pPr>
          <w:hyperlink w:anchor="_Toc459746524" w:history="1">
            <w:r w:rsidR="00C8788C" w:rsidRPr="00DE5A39">
              <w:rPr>
                <w:rStyle w:val="Hyperlink"/>
                <w:noProof/>
              </w:rPr>
              <w:t>10</w:t>
            </w:r>
            <w:r w:rsidR="00C8788C">
              <w:rPr>
                <w:rFonts w:asciiTheme="minorHAnsi" w:eastAsiaTheme="minorEastAsia" w:hAnsiTheme="minorHAnsi" w:cstheme="minorBidi"/>
                <w:b w:val="0"/>
                <w:caps w:val="0"/>
                <w:noProof/>
                <w:szCs w:val="22"/>
                <w:lang w:val="en-US"/>
              </w:rPr>
              <w:tab/>
            </w:r>
            <w:r w:rsidR="00C8788C" w:rsidRPr="00DE5A39">
              <w:rPr>
                <w:rStyle w:val="Hyperlink"/>
                <w:noProof/>
              </w:rPr>
              <w:t>Definitions, Acronyms, and Abbreviations</w:t>
            </w:r>
            <w:r w:rsidR="00C8788C">
              <w:rPr>
                <w:noProof/>
                <w:webHidden/>
              </w:rPr>
              <w:tab/>
            </w:r>
            <w:r>
              <w:rPr>
                <w:noProof/>
                <w:webHidden/>
              </w:rPr>
              <w:fldChar w:fldCharType="begin"/>
            </w:r>
            <w:r w:rsidR="00C8788C">
              <w:rPr>
                <w:noProof/>
                <w:webHidden/>
              </w:rPr>
              <w:instrText xml:space="preserve"> PAGEREF _Toc459746524 \h </w:instrText>
            </w:r>
            <w:r>
              <w:rPr>
                <w:noProof/>
                <w:webHidden/>
              </w:rPr>
            </w:r>
            <w:r>
              <w:rPr>
                <w:noProof/>
                <w:webHidden/>
              </w:rPr>
              <w:fldChar w:fldCharType="separate"/>
            </w:r>
            <w:r w:rsidR="00C8788C">
              <w:rPr>
                <w:noProof/>
                <w:webHidden/>
              </w:rPr>
              <w:t>30</w:t>
            </w:r>
            <w:r>
              <w:rPr>
                <w:noProof/>
                <w:webHidden/>
              </w:rPr>
              <w:fldChar w:fldCharType="end"/>
            </w:r>
          </w:hyperlink>
        </w:p>
        <w:p w:rsidR="00C8788C" w:rsidRDefault="00A21704">
          <w:pPr>
            <w:pStyle w:val="TOC1"/>
            <w:tabs>
              <w:tab w:val="left" w:pos="720"/>
              <w:tab w:val="right" w:leader="dot" w:pos="8948"/>
            </w:tabs>
            <w:rPr>
              <w:rFonts w:asciiTheme="minorHAnsi" w:eastAsiaTheme="minorEastAsia" w:hAnsiTheme="minorHAnsi" w:cstheme="minorBidi"/>
              <w:b w:val="0"/>
              <w:caps w:val="0"/>
              <w:noProof/>
              <w:szCs w:val="22"/>
              <w:lang w:val="en-US"/>
            </w:rPr>
          </w:pPr>
          <w:hyperlink w:anchor="_Toc459746525" w:history="1">
            <w:r w:rsidR="00C8788C" w:rsidRPr="00DE5A39">
              <w:rPr>
                <w:rStyle w:val="Hyperlink"/>
                <w:noProof/>
              </w:rPr>
              <w:t>11</w:t>
            </w:r>
            <w:r w:rsidR="00C8788C">
              <w:rPr>
                <w:rFonts w:asciiTheme="minorHAnsi" w:eastAsiaTheme="minorEastAsia" w:hAnsiTheme="minorHAnsi" w:cstheme="minorBidi"/>
                <w:b w:val="0"/>
                <w:caps w:val="0"/>
                <w:noProof/>
                <w:szCs w:val="22"/>
                <w:lang w:val="en-US"/>
              </w:rPr>
              <w:tab/>
            </w:r>
            <w:r w:rsidR="00C8788C" w:rsidRPr="00DE5A39">
              <w:rPr>
                <w:rStyle w:val="Hyperlink"/>
                <w:noProof/>
              </w:rPr>
              <w:t>References</w:t>
            </w:r>
            <w:r w:rsidR="00C8788C">
              <w:rPr>
                <w:noProof/>
                <w:webHidden/>
              </w:rPr>
              <w:tab/>
            </w:r>
            <w:r>
              <w:rPr>
                <w:noProof/>
                <w:webHidden/>
              </w:rPr>
              <w:fldChar w:fldCharType="begin"/>
            </w:r>
            <w:r w:rsidR="00C8788C">
              <w:rPr>
                <w:noProof/>
                <w:webHidden/>
              </w:rPr>
              <w:instrText xml:space="preserve"> PAGEREF _Toc459746525 \h </w:instrText>
            </w:r>
            <w:r>
              <w:rPr>
                <w:noProof/>
                <w:webHidden/>
              </w:rPr>
            </w:r>
            <w:r>
              <w:rPr>
                <w:noProof/>
                <w:webHidden/>
              </w:rPr>
              <w:fldChar w:fldCharType="separate"/>
            </w:r>
            <w:r w:rsidR="00C8788C">
              <w:rPr>
                <w:noProof/>
                <w:webHidden/>
              </w:rPr>
              <w:t>31</w:t>
            </w:r>
            <w:r>
              <w:rPr>
                <w:noProof/>
                <w:webHidden/>
              </w:rPr>
              <w:fldChar w:fldCharType="end"/>
            </w:r>
          </w:hyperlink>
        </w:p>
        <w:p w:rsidR="00D62B57" w:rsidRDefault="00A21704">
          <w:r>
            <w:fldChar w:fldCharType="end"/>
          </w:r>
        </w:p>
      </w:sdtContent>
    </w:sdt>
    <w:p w:rsidR="00733547" w:rsidRDefault="00733547" w:rsidP="00A52BD1"/>
    <w:p w:rsidR="00277654" w:rsidRDefault="00277654">
      <w:pPr>
        <w:rPr>
          <w:b/>
          <w:kern w:val="28"/>
          <w:sz w:val="36"/>
        </w:rPr>
      </w:pPr>
      <w:bookmarkStart w:id="13" w:name="_Toc259706090"/>
      <w:r>
        <w:br w:type="page"/>
      </w:r>
    </w:p>
    <w:p w:rsidR="00661BB1" w:rsidRDefault="00661BB1" w:rsidP="00D62B57">
      <w:pPr>
        <w:pStyle w:val="Heading1"/>
      </w:pPr>
      <w:bookmarkStart w:id="14" w:name="_Toc455412923"/>
      <w:bookmarkStart w:id="15" w:name="_Toc459746492"/>
      <w:r w:rsidRPr="00D62B57">
        <w:lastRenderedPageBreak/>
        <w:t>Introduction</w:t>
      </w:r>
      <w:bookmarkEnd w:id="13"/>
      <w:bookmarkEnd w:id="14"/>
      <w:bookmarkEnd w:id="15"/>
    </w:p>
    <w:p w:rsidR="00661BB1" w:rsidRDefault="00661BB1" w:rsidP="00661BB1">
      <w:pPr>
        <w:pStyle w:val="Heading2"/>
        <w:ind w:left="720" w:hanging="720"/>
      </w:pPr>
      <w:bookmarkStart w:id="16" w:name="_Toc259706091"/>
      <w:bookmarkStart w:id="17" w:name="_Toc292270584"/>
      <w:bookmarkStart w:id="18" w:name="_Toc304461802"/>
      <w:bookmarkStart w:id="19" w:name="_Toc453759105"/>
      <w:bookmarkStart w:id="20" w:name="_Toc455412893"/>
      <w:bookmarkStart w:id="21" w:name="_Toc455412924"/>
      <w:bookmarkStart w:id="22" w:name="_Toc459746493"/>
      <w:bookmarkStart w:id="23" w:name="_Toc48459991"/>
      <w:r>
        <w:t>Purpose of the document</w:t>
      </w:r>
      <w:bookmarkEnd w:id="16"/>
      <w:bookmarkEnd w:id="17"/>
      <w:bookmarkEnd w:id="18"/>
      <w:bookmarkEnd w:id="19"/>
      <w:bookmarkEnd w:id="20"/>
      <w:bookmarkEnd w:id="21"/>
      <w:bookmarkEnd w:id="22"/>
    </w:p>
    <w:p w:rsidR="000C4F59" w:rsidRDefault="00604B8C" w:rsidP="005403C5">
      <w:pPr>
        <w:pStyle w:val="BodyText"/>
      </w:pPr>
      <w:r>
        <w:t>This documents purpose is t</w:t>
      </w:r>
      <w:r w:rsidRPr="006540E6">
        <w:t xml:space="preserve">o understand what </w:t>
      </w:r>
      <w:r>
        <w:t xml:space="preserve">the business </w:t>
      </w:r>
      <w:r w:rsidRPr="006540E6">
        <w:t>want</w:t>
      </w:r>
      <w:r>
        <w:t>s</w:t>
      </w:r>
      <w:r w:rsidRPr="006540E6">
        <w:t xml:space="preserve"> to do, why we want to do it </w:t>
      </w:r>
      <w:r>
        <w:t>and how the situation is today. This document contains</w:t>
      </w:r>
      <w:r w:rsidR="000C4F59">
        <w:t xml:space="preserve"> all the information that expresses business goals and needs and the impact on the </w:t>
      </w:r>
      <w:r w:rsidR="00884B7B">
        <w:t xml:space="preserve">business </w:t>
      </w:r>
      <w:r w:rsidR="000C4F59">
        <w:t>solution</w:t>
      </w:r>
      <w:r w:rsidR="00884B7B">
        <w:t>(s)</w:t>
      </w:r>
      <w:r w:rsidR="000C4F59">
        <w:t xml:space="preserve">, </w:t>
      </w:r>
      <w:proofErr w:type="gramStart"/>
      <w:r w:rsidR="000C4F59">
        <w:t>process</w:t>
      </w:r>
      <w:r w:rsidR="00884B7B">
        <w:t>(</w:t>
      </w:r>
      <w:proofErr w:type="spellStart"/>
      <w:proofErr w:type="gramEnd"/>
      <w:r w:rsidR="00884B7B">
        <w:t>es</w:t>
      </w:r>
      <w:proofErr w:type="spellEnd"/>
      <w:r w:rsidR="00884B7B">
        <w:t>)</w:t>
      </w:r>
      <w:r w:rsidR="006F743D">
        <w:t>,</w:t>
      </w:r>
      <w:r w:rsidR="000C4F59">
        <w:t xml:space="preserve"> and organisation</w:t>
      </w:r>
      <w:r w:rsidR="000C4F59" w:rsidRPr="000C4F59">
        <w:t xml:space="preserve">, within scope for a specific </w:t>
      </w:r>
      <w:r w:rsidR="00884B7B">
        <w:t>Change Request (</w:t>
      </w:r>
      <w:r w:rsidR="000C4F59" w:rsidRPr="000C4F59">
        <w:t>CR</w:t>
      </w:r>
      <w:r w:rsidR="00884B7B">
        <w:t>)</w:t>
      </w:r>
      <w:r w:rsidR="000C4F59" w:rsidRPr="000C4F59">
        <w:t>.</w:t>
      </w:r>
    </w:p>
    <w:bookmarkEnd w:id="23"/>
    <w:p w:rsidR="00277654" w:rsidRDefault="00277654"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7159E2" w:rsidRDefault="007159E2" w:rsidP="003D540D">
      <w:pPr>
        <w:pStyle w:val="Templateinstruction"/>
        <w:ind w:left="0"/>
      </w:pPr>
    </w:p>
    <w:p w:rsidR="00E55878" w:rsidRPr="007F4A52" w:rsidRDefault="00A21704" w:rsidP="00DB39EF">
      <w:pPr>
        <w:pStyle w:val="Heading1"/>
        <w:pageBreakBefore w:val="0"/>
        <w:tabs>
          <w:tab w:val="clear" w:pos="432"/>
          <w:tab w:val="num" w:pos="737"/>
        </w:tabs>
        <w:ind w:left="0" w:firstLine="0"/>
      </w:pPr>
      <w:fldSimple w:instr=" TITLE   \* MERGEFORMAT ">
        <w:bookmarkStart w:id="24" w:name="_Toc320189244"/>
        <w:bookmarkStart w:id="25" w:name="_Toc320189569"/>
        <w:bookmarkStart w:id="26" w:name="_Toc455412925"/>
        <w:bookmarkStart w:id="27" w:name="_Toc459746494"/>
        <w:r w:rsidR="00DB39EF">
          <w:t xml:space="preserve">Update IKEA Jobs search to use </w:t>
        </w:r>
        <w:r w:rsidR="009D7DE8">
          <w:t>IBM Kenexa</w:t>
        </w:r>
        <w:ins w:id="28" w:author="shshekha" w:date="2016-06-16T14:37:00Z">
          <w:r w:rsidR="00324410">
            <w:t xml:space="preserve"> </w:t>
          </w:r>
        </w:ins>
        <w:r w:rsidR="00DB39EF">
          <w:t>Brassring API</w:t>
        </w:r>
        <w:bookmarkEnd w:id="24"/>
        <w:bookmarkEnd w:id="25"/>
        <w:bookmarkEnd w:id="26"/>
        <w:bookmarkEnd w:id="27"/>
      </w:fldSimple>
    </w:p>
    <w:p w:rsidR="00E55878" w:rsidRDefault="00A91D93" w:rsidP="00277654">
      <w:pPr>
        <w:pStyle w:val="Heading2"/>
        <w:ind w:left="720" w:hanging="720"/>
      </w:pPr>
      <w:bookmarkStart w:id="29" w:name="_Toc292270587"/>
      <w:bookmarkStart w:id="30" w:name="_Toc304461805"/>
      <w:bookmarkStart w:id="31" w:name="_Toc453759106"/>
      <w:bookmarkStart w:id="32" w:name="_Toc455412894"/>
      <w:bookmarkStart w:id="33" w:name="_Toc455412926"/>
      <w:bookmarkStart w:id="34" w:name="_Toc459746495"/>
      <w:r w:rsidRPr="00FA499F">
        <w:t>B</w:t>
      </w:r>
      <w:r w:rsidR="00986B33">
        <w:t>usiness N</w:t>
      </w:r>
      <w:r w:rsidR="00E55878" w:rsidRPr="00FA499F">
        <w:t>eed</w:t>
      </w:r>
      <w:bookmarkEnd w:id="29"/>
      <w:bookmarkEnd w:id="30"/>
      <w:bookmarkEnd w:id="31"/>
      <w:bookmarkEnd w:id="32"/>
      <w:bookmarkEnd w:id="33"/>
      <w:bookmarkEnd w:id="34"/>
    </w:p>
    <w:p w:rsidR="00B25848" w:rsidRDefault="00587597" w:rsidP="00874413">
      <w:pPr>
        <w:pStyle w:val="BodyText"/>
        <w:numPr>
          <w:ilvl w:val="0"/>
          <w:numId w:val="25"/>
        </w:numPr>
        <w:rPr>
          <w:rFonts w:eastAsia="Verdana"/>
          <w:bCs/>
          <w:lang w:eastAsia="en-GB"/>
        </w:rPr>
      </w:pPr>
      <w:r>
        <w:rPr>
          <w:rFonts w:eastAsia="Verdana"/>
          <w:lang w:eastAsia="en-GB"/>
        </w:rPr>
        <w:t>R</w:t>
      </w:r>
      <w:r w:rsidR="00B25848">
        <w:rPr>
          <w:rFonts w:eastAsia="Verdana"/>
          <w:lang w:eastAsia="en-GB"/>
        </w:rPr>
        <w:t xml:space="preserve">eplace the </w:t>
      </w:r>
      <w:r w:rsidR="008133EE" w:rsidRPr="00B25848">
        <w:rPr>
          <w:rFonts w:eastAsia="Verdana"/>
          <w:lang w:eastAsia="en-GB"/>
        </w:rPr>
        <w:t xml:space="preserve">current IKEA job search tool on </w:t>
      </w:r>
      <w:r w:rsidR="00B25848">
        <w:rPr>
          <w:rFonts w:eastAsia="Verdana"/>
          <w:lang w:eastAsia="en-GB"/>
        </w:rPr>
        <w:t xml:space="preserve">IKEA.com with a </w:t>
      </w:r>
      <w:r w:rsidR="00BF7A44">
        <w:rPr>
          <w:rFonts w:eastAsia="Verdana"/>
          <w:lang w:eastAsia="en-GB"/>
        </w:rPr>
        <w:t>new and re</w:t>
      </w:r>
      <w:r w:rsidR="00B25848">
        <w:rPr>
          <w:rFonts w:eastAsia="Verdana"/>
          <w:lang w:eastAsia="en-GB"/>
        </w:rPr>
        <w:t>designed J</w:t>
      </w:r>
      <w:r w:rsidR="008133EE" w:rsidRPr="00B25848">
        <w:rPr>
          <w:rFonts w:eastAsia="Verdana"/>
          <w:lang w:eastAsia="en-GB"/>
        </w:rPr>
        <w:t>ob Search Tool</w:t>
      </w:r>
      <w:r w:rsidR="00B25848">
        <w:rPr>
          <w:rFonts w:eastAsia="Verdana"/>
          <w:lang w:eastAsia="en-GB"/>
        </w:rPr>
        <w:t xml:space="preserve"> </w:t>
      </w:r>
      <w:r w:rsidR="00B25848">
        <w:rPr>
          <w:rFonts w:eastAsia="Verdana"/>
          <w:bCs/>
          <w:lang w:eastAsia="en-GB"/>
        </w:rPr>
        <w:t>to allow for a better candidate experience while searching and applying for a job.</w:t>
      </w:r>
      <w:r w:rsidR="008D1171">
        <w:rPr>
          <w:rFonts w:eastAsia="Verdana"/>
          <w:bCs/>
          <w:lang w:eastAsia="en-GB"/>
        </w:rPr>
        <w:t xml:space="preserve"> Applies to both internal (IKEA) and external candidates.</w:t>
      </w:r>
      <w:r w:rsidR="00D645B0">
        <w:rPr>
          <w:rFonts w:eastAsia="Verdana"/>
          <w:bCs/>
          <w:lang w:eastAsia="en-GB"/>
        </w:rPr>
        <w:t xml:space="preserve"> Solution is global.</w:t>
      </w:r>
    </w:p>
    <w:p w:rsidR="003A1D7A" w:rsidRPr="00345695" w:rsidRDefault="003A1D7A" w:rsidP="00874413">
      <w:pPr>
        <w:pStyle w:val="BodyText"/>
        <w:numPr>
          <w:ilvl w:val="0"/>
          <w:numId w:val="25"/>
        </w:numPr>
        <w:rPr>
          <w:rFonts w:eastAsia="Verdana"/>
          <w:lang w:eastAsia="en-GB"/>
        </w:rPr>
      </w:pPr>
      <w:r w:rsidRPr="00345695">
        <w:t xml:space="preserve">Deliver </w:t>
      </w:r>
      <w:r w:rsidR="008C7586" w:rsidRPr="00345695">
        <w:t xml:space="preserve">the same new </w:t>
      </w:r>
      <w:r w:rsidRPr="00345695">
        <w:rPr>
          <w:lang w:val="en-US"/>
        </w:rPr>
        <w:t>IKEA J</w:t>
      </w:r>
      <w:r w:rsidR="00864740">
        <w:rPr>
          <w:lang w:val="en-US"/>
        </w:rPr>
        <w:t xml:space="preserve">ob search </w:t>
      </w:r>
      <w:r w:rsidR="008D1171">
        <w:rPr>
          <w:lang w:val="en-US"/>
        </w:rPr>
        <w:t xml:space="preserve">tool </w:t>
      </w:r>
      <w:r w:rsidR="008C7586" w:rsidRPr="00345695">
        <w:rPr>
          <w:lang w:val="en-US"/>
        </w:rPr>
        <w:t>solution to</w:t>
      </w:r>
      <w:r w:rsidRPr="00345695">
        <w:rPr>
          <w:lang w:val="en-US"/>
        </w:rPr>
        <w:t xml:space="preserve"> the following platforms;</w:t>
      </w:r>
    </w:p>
    <w:p w:rsidR="003A1D7A" w:rsidRPr="00345695" w:rsidRDefault="003A1D7A" w:rsidP="00874413">
      <w:pPr>
        <w:pStyle w:val="BodyText"/>
        <w:numPr>
          <w:ilvl w:val="0"/>
          <w:numId w:val="15"/>
        </w:numPr>
        <w:spacing w:before="0"/>
        <w:ind w:left="1800" w:hanging="357"/>
        <w:rPr>
          <w:lang w:val="en-US"/>
        </w:rPr>
      </w:pPr>
      <w:r w:rsidRPr="00345695">
        <w:rPr>
          <w:lang w:val="en-US"/>
        </w:rPr>
        <w:t>IRW</w:t>
      </w:r>
      <w:r w:rsidR="00E64E9A" w:rsidRPr="00345695">
        <w:rPr>
          <w:lang w:val="en-US"/>
        </w:rPr>
        <w:t xml:space="preserve"> (FS)</w:t>
      </w:r>
      <w:r w:rsidR="00620EB4">
        <w:rPr>
          <w:lang w:val="en-US"/>
        </w:rPr>
        <w:t xml:space="preserve"> - using external TG’s</w:t>
      </w:r>
    </w:p>
    <w:p w:rsidR="00E64E9A" w:rsidRPr="000B4E9B" w:rsidRDefault="000B4E9B" w:rsidP="00874413">
      <w:pPr>
        <w:pStyle w:val="BodyText"/>
        <w:numPr>
          <w:ilvl w:val="0"/>
          <w:numId w:val="15"/>
        </w:numPr>
        <w:spacing w:before="0"/>
        <w:ind w:left="1800" w:hanging="357"/>
        <w:rPr>
          <w:lang w:val="en-US"/>
        </w:rPr>
      </w:pPr>
      <w:r w:rsidRPr="000B4E9B">
        <w:rPr>
          <w:lang w:val="en-US"/>
        </w:rPr>
        <w:t xml:space="preserve">IRW </w:t>
      </w:r>
      <w:r w:rsidR="00BF7A44">
        <w:rPr>
          <w:lang w:val="en-US"/>
        </w:rPr>
        <w:t>(</w:t>
      </w:r>
      <w:r w:rsidRPr="000B4E9B">
        <w:rPr>
          <w:lang w:val="en-US"/>
        </w:rPr>
        <w:t>MW</w:t>
      </w:r>
      <w:r w:rsidR="00BF7A44">
        <w:rPr>
          <w:lang w:val="en-US"/>
        </w:rPr>
        <w:t>)</w:t>
      </w:r>
      <w:r w:rsidR="00620EB4" w:rsidRPr="000B4E9B">
        <w:rPr>
          <w:lang w:val="en-US"/>
        </w:rPr>
        <w:t xml:space="preserve"> - using external TG’s</w:t>
      </w:r>
    </w:p>
    <w:p w:rsidR="003A1D7A" w:rsidRPr="00345695" w:rsidRDefault="00BF7A44" w:rsidP="00874413">
      <w:pPr>
        <w:pStyle w:val="BodyText"/>
        <w:numPr>
          <w:ilvl w:val="0"/>
          <w:numId w:val="15"/>
        </w:numPr>
        <w:spacing w:before="0"/>
        <w:ind w:left="1800" w:hanging="357"/>
        <w:rPr>
          <w:lang w:val="en-US"/>
        </w:rPr>
      </w:pPr>
      <w:r>
        <w:rPr>
          <w:lang w:val="en-US"/>
        </w:rPr>
        <w:t>New Web</w:t>
      </w:r>
      <w:r w:rsidR="00F61C62" w:rsidRPr="00345695">
        <w:rPr>
          <w:lang w:val="en-US"/>
        </w:rPr>
        <w:t xml:space="preserve"> </w:t>
      </w:r>
      <w:r w:rsidR="00620EB4">
        <w:rPr>
          <w:lang w:val="en-US"/>
        </w:rPr>
        <w:t>- using external TG’s</w:t>
      </w:r>
    </w:p>
    <w:p w:rsidR="00BF7A44" w:rsidRDefault="003A1D7A" w:rsidP="00874413">
      <w:pPr>
        <w:pStyle w:val="BodyText"/>
        <w:numPr>
          <w:ilvl w:val="0"/>
          <w:numId w:val="15"/>
        </w:numPr>
        <w:spacing w:before="0"/>
        <w:ind w:left="1800" w:hanging="357"/>
        <w:rPr>
          <w:lang w:val="en-US"/>
        </w:rPr>
      </w:pPr>
      <w:r w:rsidRPr="00345695">
        <w:rPr>
          <w:lang w:val="en-US"/>
        </w:rPr>
        <w:t xml:space="preserve">IKEA </w:t>
      </w:r>
      <w:r w:rsidR="00DB39EF">
        <w:rPr>
          <w:lang w:val="en-US"/>
        </w:rPr>
        <w:t>INSIDE</w:t>
      </w:r>
      <w:r w:rsidR="00620EB4">
        <w:rPr>
          <w:lang w:val="en-US"/>
        </w:rPr>
        <w:t>. This uses Internal TG</w:t>
      </w:r>
      <w:r w:rsidR="000B4E9B">
        <w:rPr>
          <w:lang w:val="en-US"/>
        </w:rPr>
        <w:t>’s</w:t>
      </w:r>
      <w:r w:rsidR="00620EB4">
        <w:rPr>
          <w:lang w:val="en-US"/>
        </w:rPr>
        <w:t>. This triggers different talent gateways to what external customers see.</w:t>
      </w:r>
    </w:p>
    <w:p w:rsidR="00BF7A44" w:rsidRDefault="00BF7A44" w:rsidP="00874413">
      <w:pPr>
        <w:pStyle w:val="BodyText"/>
        <w:numPr>
          <w:ilvl w:val="0"/>
          <w:numId w:val="15"/>
        </w:numPr>
        <w:spacing w:before="0"/>
        <w:ind w:left="1800" w:hanging="357"/>
        <w:rPr>
          <w:lang w:val="en-US"/>
        </w:rPr>
      </w:pPr>
      <w:r w:rsidRPr="004130F9">
        <w:rPr>
          <w:lang w:val="en-US"/>
        </w:rPr>
        <w:t xml:space="preserve">ICO Worker – </w:t>
      </w:r>
      <w:r w:rsidR="00624162">
        <w:rPr>
          <w:lang w:val="en-US"/>
        </w:rPr>
        <w:t xml:space="preserve">This uses Internal TG’s. </w:t>
      </w:r>
      <w:r w:rsidRPr="004130F9">
        <w:rPr>
          <w:lang w:val="en-US"/>
        </w:rPr>
        <w:t>This is an internal platform used by IKEA  (share</w:t>
      </w:r>
      <w:ins w:id="35" w:author="shshekha" w:date="2016-06-16T14:37:00Z">
        <w:r w:rsidR="00324410">
          <w:rPr>
            <w:lang w:val="en-US"/>
          </w:rPr>
          <w:t xml:space="preserve"> </w:t>
        </w:r>
      </w:ins>
      <w:r w:rsidRPr="004130F9">
        <w:rPr>
          <w:lang w:val="en-US"/>
        </w:rPr>
        <w:t xml:space="preserve">point technology) </w:t>
      </w:r>
    </w:p>
    <w:p w:rsidR="00B609B4" w:rsidRDefault="006C45E9" w:rsidP="00874413">
      <w:pPr>
        <w:pStyle w:val="BodyText"/>
        <w:numPr>
          <w:ilvl w:val="0"/>
          <w:numId w:val="26"/>
        </w:numPr>
      </w:pPr>
      <w:r>
        <w:t>One solution needs to be developed and needs to fulfil the requirements of above mentioned platforms to be released afterwards</w:t>
      </w:r>
      <w:r w:rsidR="00B609B4" w:rsidRPr="000B4E9B">
        <w:t>.</w:t>
      </w:r>
    </w:p>
    <w:p w:rsidR="00624162" w:rsidRDefault="00624162" w:rsidP="00874413">
      <w:pPr>
        <w:pStyle w:val="BodyText"/>
        <w:numPr>
          <w:ilvl w:val="0"/>
          <w:numId w:val="26"/>
        </w:numPr>
      </w:pPr>
      <w:r>
        <w:t xml:space="preserve">The solution shall work with all markets/ countries </w:t>
      </w:r>
      <w:r w:rsidR="00496E80">
        <w:t>that use</w:t>
      </w:r>
      <w:r>
        <w:t xml:space="preserve"> the </w:t>
      </w:r>
      <w:r w:rsidR="00F43FE7">
        <w:t xml:space="preserve">IBM </w:t>
      </w:r>
      <w:r>
        <w:t>Kenexa</w:t>
      </w:r>
      <w:r w:rsidR="009D7DE8">
        <w:t xml:space="preserve"> </w:t>
      </w:r>
      <w:r>
        <w:t>Brassring solution today</w:t>
      </w:r>
      <w:r w:rsidR="00496E80">
        <w:t>.</w:t>
      </w:r>
      <w:r>
        <w:t xml:space="preserve"> </w:t>
      </w:r>
    </w:p>
    <w:p w:rsidR="00DC1DAF" w:rsidRDefault="00DC1DAF" w:rsidP="00874413">
      <w:pPr>
        <w:pStyle w:val="BodyText"/>
        <w:numPr>
          <w:ilvl w:val="0"/>
          <w:numId w:val="26"/>
        </w:numPr>
      </w:pPr>
      <w:r>
        <w:t xml:space="preserve">All the functions of newly developed solution shall be </w:t>
      </w:r>
      <w:r w:rsidR="006C34A9">
        <w:t>displayed on any device. New developed solution sh</w:t>
      </w:r>
      <w:r w:rsidR="00307FA6">
        <w:t>all</w:t>
      </w:r>
      <w:r w:rsidR="006C34A9">
        <w:t xml:space="preserve"> support multi lingual feature with new and better selection criteria such as multi-selection, suggestive search and total job available result numbers.</w:t>
      </w:r>
    </w:p>
    <w:p w:rsidR="00A917CA" w:rsidRDefault="00A917CA" w:rsidP="00874413">
      <w:pPr>
        <w:pStyle w:val="BodyText"/>
        <w:numPr>
          <w:ilvl w:val="0"/>
          <w:numId w:val="26"/>
        </w:numPr>
      </w:pPr>
      <w:r>
        <w:t>Standard requirements of infrastructure to be implemented. User experience/journey sh</w:t>
      </w:r>
      <w:r w:rsidR="00307FA6">
        <w:t>all</w:t>
      </w:r>
      <w:r>
        <w:t xml:space="preserve"> be consistent.</w:t>
      </w:r>
    </w:p>
    <w:p w:rsidR="00A917CA" w:rsidRDefault="00A917CA" w:rsidP="00874413">
      <w:pPr>
        <w:pStyle w:val="BodyText"/>
        <w:numPr>
          <w:ilvl w:val="0"/>
          <w:numId w:val="26"/>
        </w:numPr>
      </w:pPr>
      <w:r>
        <w:t>Standard web analytics measurements to be considered for solution development.</w:t>
      </w:r>
      <w:r w:rsidR="00007C3D">
        <w:t xml:space="preserve"> (refer section 5)</w:t>
      </w:r>
    </w:p>
    <w:p w:rsidR="00A917CA" w:rsidRDefault="00A917CA" w:rsidP="00874413">
      <w:pPr>
        <w:pStyle w:val="BodyText"/>
        <w:numPr>
          <w:ilvl w:val="0"/>
          <w:numId w:val="26"/>
        </w:numPr>
      </w:pPr>
      <w:r>
        <w:t>Keyword search sh</w:t>
      </w:r>
      <w:r w:rsidR="00307FA6">
        <w:t>all</w:t>
      </w:r>
      <w:r>
        <w:t xml:space="preserve"> be added to the new solution.</w:t>
      </w:r>
    </w:p>
    <w:p w:rsidR="00A917CA" w:rsidRDefault="00A917CA" w:rsidP="00874413">
      <w:pPr>
        <w:pStyle w:val="BodyText"/>
        <w:numPr>
          <w:ilvl w:val="0"/>
          <w:numId w:val="26"/>
        </w:numPr>
      </w:pPr>
      <w:r>
        <w:t>No specific requirement regarding page dimensions. Standard sh</w:t>
      </w:r>
      <w:r w:rsidR="00307FA6">
        <w:t>all</w:t>
      </w:r>
      <w:r>
        <w:t xml:space="preserve"> be followed.</w:t>
      </w:r>
    </w:p>
    <w:p w:rsidR="00A917CA" w:rsidRDefault="00A917CA" w:rsidP="00874413">
      <w:pPr>
        <w:pStyle w:val="BodyText"/>
        <w:numPr>
          <w:ilvl w:val="0"/>
          <w:numId w:val="26"/>
        </w:numPr>
      </w:pPr>
      <w:r w:rsidRPr="00A917CA">
        <w:t>New solution sh</w:t>
      </w:r>
      <w:r w:rsidR="00307FA6">
        <w:t>all</w:t>
      </w:r>
      <w:r w:rsidRPr="00A917CA">
        <w:t xml:space="preserve"> have global content and search result page to be customized</w:t>
      </w:r>
      <w:r w:rsidR="00007C3D">
        <w:t xml:space="preserve"> </w:t>
      </w:r>
      <w:r w:rsidR="00007C3D">
        <w:rPr>
          <w:lang w:val="en-US"/>
        </w:rPr>
        <w:t>for SEO. (refer section 6)</w:t>
      </w:r>
    </w:p>
    <w:p w:rsidR="00A917CA" w:rsidRDefault="00A917CA" w:rsidP="00874413">
      <w:pPr>
        <w:pStyle w:val="BodyText"/>
        <w:numPr>
          <w:ilvl w:val="0"/>
          <w:numId w:val="26"/>
        </w:numPr>
      </w:pPr>
      <w:r>
        <w:t>New solution sh</w:t>
      </w:r>
      <w:r w:rsidR="00307FA6">
        <w:t>all</w:t>
      </w:r>
      <w:r>
        <w:t xml:space="preserve"> be aligned to general security standards</w:t>
      </w:r>
      <w:r w:rsidR="00007C3D">
        <w:t xml:space="preserve"> (refer section 7)</w:t>
      </w:r>
      <w:r>
        <w:t>. Solution sh</w:t>
      </w:r>
      <w:r w:rsidR="00307FA6">
        <w:t>all</w:t>
      </w:r>
      <w:r>
        <w:t xml:space="preserve"> support</w:t>
      </w:r>
      <w:r w:rsidR="009D7DE8">
        <w:t xml:space="preserve"> </w:t>
      </w:r>
      <w:r w:rsidR="005B6222" w:rsidRPr="009D7DE8">
        <w:t>latest two versions of global browsers with fast update pace such as Chrome and Firefox (both desktop and mobile versions apply). Solution shall support latest three versions of global browsers with slow update pace such as Safari, IE and Edge (both desktop and mobile versions apply). Solution shall support local/regional browsers that are very common in a specific market (</w:t>
      </w:r>
      <w:proofErr w:type="spellStart"/>
      <w:r w:rsidR="005B6222" w:rsidRPr="009D7DE8">
        <w:t>Yandex</w:t>
      </w:r>
      <w:proofErr w:type="spellEnd"/>
      <w:r w:rsidR="005B6222" w:rsidRPr="009D7DE8">
        <w:t xml:space="preserve"> in Russia) i.e. latest two versions shall be supported. The support is limited in the sense that “pixel perfect” is not required, however all functionality shall work.</w:t>
      </w:r>
    </w:p>
    <w:p w:rsidR="00A917CA" w:rsidRPr="000B4E9B" w:rsidRDefault="00496E80" w:rsidP="00874413">
      <w:pPr>
        <w:pStyle w:val="BodyText"/>
        <w:numPr>
          <w:ilvl w:val="0"/>
          <w:numId w:val="26"/>
        </w:numPr>
      </w:pPr>
      <w:r>
        <w:t xml:space="preserve">Solution architecture shall be adaptable to </w:t>
      </w:r>
      <w:r w:rsidR="00B004AD">
        <w:t xml:space="preserve">other </w:t>
      </w:r>
      <w:r>
        <w:t xml:space="preserve">Application Tracking Systems (ATS). </w:t>
      </w:r>
    </w:p>
    <w:p w:rsidR="00F75D2A" w:rsidRPr="00345695" w:rsidRDefault="00F75D2A" w:rsidP="006C7F13">
      <w:pPr>
        <w:pStyle w:val="BodyText"/>
        <w:spacing w:before="0"/>
        <w:ind w:left="0"/>
        <w:rPr>
          <w:rFonts w:eastAsia="Verdana"/>
          <w:color w:val="FF0000"/>
          <w:lang w:eastAsia="en-GB"/>
        </w:rPr>
      </w:pPr>
    </w:p>
    <w:p w:rsidR="008133EE" w:rsidRPr="001A0990" w:rsidRDefault="00587597" w:rsidP="00B25848">
      <w:pPr>
        <w:pStyle w:val="BodyText"/>
        <w:rPr>
          <w:rFonts w:eastAsia="Verdana"/>
          <w:b/>
          <w:lang w:eastAsia="en-GB"/>
        </w:rPr>
      </w:pPr>
      <w:r w:rsidRPr="001A0990">
        <w:rPr>
          <w:rFonts w:eastAsia="Verdana"/>
          <w:b/>
          <w:lang w:eastAsia="en-GB"/>
        </w:rPr>
        <w:t xml:space="preserve">Other </w:t>
      </w:r>
      <w:r w:rsidR="00B25848" w:rsidRPr="001A0990">
        <w:rPr>
          <w:rFonts w:eastAsia="Verdana"/>
          <w:b/>
          <w:lang w:eastAsia="en-GB"/>
        </w:rPr>
        <w:t>Benefits</w:t>
      </w:r>
    </w:p>
    <w:p w:rsidR="008133EE" w:rsidRPr="001A0990" w:rsidRDefault="00587597" w:rsidP="00874413">
      <w:pPr>
        <w:pStyle w:val="BodyText"/>
        <w:numPr>
          <w:ilvl w:val="0"/>
          <w:numId w:val="17"/>
        </w:numPr>
        <w:spacing w:before="0"/>
        <w:ind w:left="1434" w:hanging="357"/>
        <w:rPr>
          <w:rFonts w:eastAsia="Verdana"/>
          <w:lang w:eastAsia="en-GB"/>
        </w:rPr>
      </w:pPr>
      <w:r w:rsidRPr="001A0990">
        <w:rPr>
          <w:rFonts w:eastAsia="Verdana"/>
          <w:lang w:eastAsia="en-GB"/>
        </w:rPr>
        <w:t>Better a</w:t>
      </w:r>
      <w:r w:rsidR="008133EE" w:rsidRPr="001A0990">
        <w:rPr>
          <w:rFonts w:eastAsia="Verdana"/>
          <w:lang w:eastAsia="en-GB"/>
        </w:rPr>
        <w:t>vailability and usability of job search functionality for internal and external candidates.</w:t>
      </w:r>
    </w:p>
    <w:p w:rsidR="008133EE" w:rsidRPr="001A0990" w:rsidRDefault="008133EE" w:rsidP="00874413">
      <w:pPr>
        <w:pStyle w:val="BodyText"/>
        <w:numPr>
          <w:ilvl w:val="0"/>
          <w:numId w:val="17"/>
        </w:numPr>
        <w:spacing w:before="0"/>
        <w:ind w:left="1434" w:hanging="357"/>
        <w:rPr>
          <w:rFonts w:eastAsia="Verdana"/>
          <w:lang w:eastAsia="en-GB"/>
        </w:rPr>
      </w:pPr>
      <w:r w:rsidRPr="001A0990">
        <w:rPr>
          <w:rFonts w:eastAsia="Verdana"/>
          <w:lang w:eastAsia="en-GB"/>
        </w:rPr>
        <w:t xml:space="preserve">Easy maintenance of Job Search Tool </w:t>
      </w:r>
      <w:r w:rsidR="006C45E9">
        <w:rPr>
          <w:rFonts w:eastAsia="Verdana"/>
          <w:lang w:eastAsia="en-GB"/>
        </w:rPr>
        <w:t xml:space="preserve">values </w:t>
      </w:r>
      <w:r w:rsidRPr="001A0990">
        <w:rPr>
          <w:rFonts w:eastAsia="Verdana"/>
          <w:lang w:eastAsia="en-GB"/>
        </w:rPr>
        <w:t>using API technology from ATS to the Job Search tool.</w:t>
      </w:r>
      <w:r w:rsidR="003345B5" w:rsidRPr="001A0990">
        <w:rPr>
          <w:rFonts w:eastAsia="Verdana"/>
          <w:lang w:eastAsia="en-GB"/>
        </w:rPr>
        <w:t xml:space="preserve"> </w:t>
      </w:r>
    </w:p>
    <w:p w:rsidR="00B25848" w:rsidRPr="001A0990" w:rsidRDefault="008133EE" w:rsidP="00874413">
      <w:pPr>
        <w:pStyle w:val="BodyText"/>
        <w:numPr>
          <w:ilvl w:val="0"/>
          <w:numId w:val="17"/>
        </w:numPr>
        <w:spacing w:before="0"/>
        <w:ind w:left="1434" w:hanging="357"/>
        <w:rPr>
          <w:rFonts w:eastAsia="Verdana"/>
          <w:lang w:eastAsia="en-GB"/>
        </w:rPr>
      </w:pPr>
      <w:r w:rsidRPr="001A0990">
        <w:rPr>
          <w:rFonts w:eastAsia="Verdana"/>
          <w:lang w:eastAsia="en-GB"/>
        </w:rPr>
        <w:t>Accessibility via mobile devices without losing functionality</w:t>
      </w:r>
      <w:r w:rsidR="00C24B63">
        <w:rPr>
          <w:rFonts w:eastAsia="Verdana"/>
          <w:lang w:eastAsia="en-GB"/>
        </w:rPr>
        <w:t>.</w:t>
      </w:r>
      <w:r w:rsidRPr="001A0990">
        <w:rPr>
          <w:rFonts w:eastAsia="Verdana"/>
          <w:lang w:eastAsia="en-GB"/>
        </w:rPr>
        <w:t xml:space="preserve"> </w:t>
      </w:r>
    </w:p>
    <w:p w:rsidR="00F75D2A" w:rsidRPr="00A878EA" w:rsidRDefault="00F75D2A" w:rsidP="00F75D2A">
      <w:pPr>
        <w:pStyle w:val="BodyText"/>
        <w:spacing w:before="0"/>
        <w:rPr>
          <w:rFonts w:eastAsia="Verdana"/>
          <w:color w:val="FF0000"/>
          <w:lang w:eastAsia="en-GB"/>
        </w:rPr>
      </w:pPr>
    </w:p>
    <w:p w:rsidR="001B18A8" w:rsidRPr="00FF194A" w:rsidRDefault="00494F54" w:rsidP="002E1BDB">
      <w:pPr>
        <w:pStyle w:val="Heading3"/>
        <w:rPr>
          <w:lang w:val="en-US"/>
        </w:rPr>
      </w:pPr>
      <w:r>
        <w:rPr>
          <w:lang w:val="en-US"/>
        </w:rPr>
        <w:t xml:space="preserve"> </w:t>
      </w:r>
      <w:bookmarkStart w:id="36" w:name="_Toc453759107"/>
      <w:bookmarkStart w:id="37" w:name="_Toc455412895"/>
      <w:bookmarkStart w:id="38" w:name="_Toc455412927"/>
      <w:bookmarkStart w:id="39" w:name="_Toc459746496"/>
      <w:r>
        <w:rPr>
          <w:lang w:val="en-US"/>
        </w:rPr>
        <w:t>Agreed Solution (Microsite) Requirement Specification</w:t>
      </w:r>
      <w:bookmarkEnd w:id="36"/>
      <w:r w:rsidR="002E1BDB">
        <w:rPr>
          <w:lang w:val="en-US"/>
        </w:rPr>
        <w:t>s</w:t>
      </w:r>
      <w:bookmarkEnd w:id="37"/>
      <w:bookmarkEnd w:id="38"/>
      <w:bookmarkEnd w:id="39"/>
    </w:p>
    <w:p w:rsidR="00B33BC6" w:rsidRDefault="00494F54" w:rsidP="00874413">
      <w:pPr>
        <w:pStyle w:val="BodyText"/>
        <w:numPr>
          <w:ilvl w:val="0"/>
          <w:numId w:val="30"/>
        </w:numPr>
        <w:rPr>
          <w:lang w:val="en-US"/>
        </w:rPr>
      </w:pPr>
      <w:r>
        <w:rPr>
          <w:lang w:val="en-US"/>
        </w:rPr>
        <w:t>As agreed solution, a microsite needs to be developed which will host the developed solution Job Search Tool</w:t>
      </w:r>
      <w:r w:rsidR="00290F0F">
        <w:rPr>
          <w:lang w:val="en-US"/>
        </w:rPr>
        <w:t xml:space="preserve"> (JST)</w:t>
      </w:r>
      <w:r>
        <w:rPr>
          <w:lang w:val="en-US"/>
        </w:rPr>
        <w:t>.</w:t>
      </w:r>
      <w:r w:rsidR="00956246">
        <w:rPr>
          <w:lang w:val="en-US"/>
        </w:rPr>
        <w:t xml:space="preserve"> The microsite will be hosted as part of site extension under IKEA.com domain.</w:t>
      </w:r>
    </w:p>
    <w:p w:rsidR="00B33BC6" w:rsidRDefault="00F642AD" w:rsidP="00874413">
      <w:pPr>
        <w:pStyle w:val="BodyText"/>
        <w:numPr>
          <w:ilvl w:val="0"/>
          <w:numId w:val="30"/>
        </w:numPr>
        <w:rPr>
          <w:lang w:val="en-US"/>
        </w:rPr>
      </w:pPr>
      <w:r>
        <w:rPr>
          <w:lang w:val="en-US"/>
        </w:rPr>
        <w:t xml:space="preserve">Microsite hosting the new developed solution (JST) </w:t>
      </w:r>
      <w:r w:rsidR="00CE1957" w:rsidRPr="00FF194A">
        <w:rPr>
          <w:lang w:val="en-US"/>
        </w:rPr>
        <w:t>sh</w:t>
      </w:r>
      <w:r w:rsidR="00307FA6">
        <w:rPr>
          <w:lang w:val="en-US"/>
        </w:rPr>
        <w:t>all</w:t>
      </w:r>
      <w:r w:rsidR="00CE1957" w:rsidRPr="00FF194A">
        <w:rPr>
          <w:lang w:val="en-US"/>
        </w:rPr>
        <w:t xml:space="preserve"> be designed in accordance with IKEA recruitment communication and visual communication guidelines</w:t>
      </w:r>
      <w:r>
        <w:rPr>
          <w:lang w:val="en-US"/>
        </w:rPr>
        <w:t>.</w:t>
      </w:r>
    </w:p>
    <w:p w:rsidR="00B33BC6" w:rsidRDefault="00D53799" w:rsidP="00874413">
      <w:pPr>
        <w:pStyle w:val="BodyText"/>
        <w:numPr>
          <w:ilvl w:val="0"/>
          <w:numId w:val="30"/>
        </w:numPr>
        <w:rPr>
          <w:lang w:val="en-US"/>
        </w:rPr>
      </w:pPr>
      <w:r>
        <w:rPr>
          <w:lang w:val="en-US"/>
        </w:rPr>
        <w:t xml:space="preserve">The new solution will use the </w:t>
      </w:r>
      <w:r w:rsidR="00F43FE7">
        <w:rPr>
          <w:lang w:val="en-US"/>
        </w:rPr>
        <w:t xml:space="preserve">IBM </w:t>
      </w:r>
      <w:r>
        <w:rPr>
          <w:lang w:val="en-US"/>
        </w:rPr>
        <w:t>Kenexa brassring API.</w:t>
      </w:r>
    </w:p>
    <w:p w:rsidR="00B33BC6" w:rsidRDefault="00951949" w:rsidP="00874413">
      <w:pPr>
        <w:pStyle w:val="BodyText"/>
        <w:numPr>
          <w:ilvl w:val="0"/>
          <w:numId w:val="30"/>
        </w:numPr>
        <w:rPr>
          <w:lang w:val="en-US"/>
        </w:rPr>
      </w:pPr>
      <w:r>
        <w:rPr>
          <w:lang w:val="en-US"/>
        </w:rPr>
        <w:t>Newly developed microsite will have only global content on it.</w:t>
      </w:r>
    </w:p>
    <w:p w:rsidR="00B33BC6" w:rsidRDefault="00951949" w:rsidP="00874413">
      <w:pPr>
        <w:pStyle w:val="BodyText"/>
        <w:numPr>
          <w:ilvl w:val="0"/>
          <w:numId w:val="30"/>
        </w:numPr>
        <w:rPr>
          <w:lang w:val="en-US"/>
        </w:rPr>
      </w:pPr>
      <w:r>
        <w:rPr>
          <w:lang w:val="en-US"/>
        </w:rPr>
        <w:t>A customized header and footer with IKEA branding will be included in the microsite</w:t>
      </w:r>
      <w:r w:rsidR="00290F0F">
        <w:rPr>
          <w:lang w:val="en-US"/>
        </w:rPr>
        <w:t xml:space="preserve"> irrespective of header and footer style of IRW (FS &amp; MW),</w:t>
      </w:r>
      <w:r w:rsidR="002A2A9C">
        <w:rPr>
          <w:lang w:val="en-US"/>
        </w:rPr>
        <w:t xml:space="preserve"> </w:t>
      </w:r>
      <w:r w:rsidR="00290F0F">
        <w:rPr>
          <w:lang w:val="en-US"/>
        </w:rPr>
        <w:t>NWP, IKEA INSIDE and ICO Worker</w:t>
      </w:r>
      <w:r>
        <w:rPr>
          <w:lang w:val="en-US"/>
        </w:rPr>
        <w:t>.</w:t>
      </w:r>
      <w:r w:rsidR="00A65ED4">
        <w:rPr>
          <w:lang w:val="en-US"/>
        </w:rPr>
        <w:t xml:space="preserve"> The header shall have only link – “WORKING AT THE IKEA GROUP” at the left justified below IKEA logo. The footer shall have</w:t>
      </w:r>
      <w:r w:rsidR="00E03FF3">
        <w:rPr>
          <w:lang w:val="en-US"/>
        </w:rPr>
        <w:t xml:space="preserve"> “Cookie Policy” and “Terms of Use” right justified. Below it should be </w:t>
      </w:r>
      <w:r w:rsidR="00E03FF3" w:rsidRPr="00E03FF3">
        <w:rPr>
          <w:lang w:val="en-US"/>
        </w:rPr>
        <w:t xml:space="preserve">© Inter IKEA Systems B.V. 1999 </w:t>
      </w:r>
      <w:r w:rsidR="00E03FF3">
        <w:rPr>
          <w:lang w:val="en-US"/>
        </w:rPr>
        <w:t>–</w:t>
      </w:r>
      <w:r w:rsidR="00E03FF3" w:rsidRPr="00E03FF3">
        <w:rPr>
          <w:lang w:val="en-US"/>
        </w:rPr>
        <w:t xml:space="preserve"> 2016</w:t>
      </w:r>
      <w:r w:rsidR="00E03FF3">
        <w:rPr>
          <w:lang w:val="en-US"/>
        </w:rPr>
        <w:t xml:space="preserve"> again right justified.</w:t>
      </w:r>
    </w:p>
    <w:p w:rsidR="004E5D2E" w:rsidRDefault="004E5D2E" w:rsidP="00874413">
      <w:pPr>
        <w:pStyle w:val="BodyText"/>
        <w:numPr>
          <w:ilvl w:val="0"/>
          <w:numId w:val="30"/>
        </w:numPr>
        <w:rPr>
          <w:lang w:val="en-US"/>
        </w:rPr>
      </w:pPr>
      <w:r>
        <w:rPr>
          <w:lang w:val="en-US"/>
        </w:rPr>
        <w:t>Working at the IKEA group link shall direct to the Working at the IKEA group page of the Market using which Candidate reached the microsite.</w:t>
      </w:r>
    </w:p>
    <w:p w:rsidR="00B33BC6" w:rsidRDefault="00290F0F" w:rsidP="00874413">
      <w:pPr>
        <w:pStyle w:val="BodyText"/>
        <w:numPr>
          <w:ilvl w:val="0"/>
          <w:numId w:val="30"/>
        </w:numPr>
        <w:rPr>
          <w:lang w:val="en-US"/>
        </w:rPr>
      </w:pPr>
      <w:r>
        <w:rPr>
          <w:lang w:val="en-US"/>
        </w:rPr>
        <w:t xml:space="preserve">Customized job search result page will be displayed instead of </w:t>
      </w:r>
      <w:proofErr w:type="gramStart"/>
      <w:r>
        <w:rPr>
          <w:lang w:val="en-US"/>
        </w:rPr>
        <w:t>As-</w:t>
      </w:r>
      <w:proofErr w:type="gramEnd"/>
      <w:r>
        <w:rPr>
          <w:lang w:val="en-US"/>
        </w:rPr>
        <w:t xml:space="preserve">Is situation where </w:t>
      </w:r>
      <w:r w:rsidR="00F43FE7">
        <w:rPr>
          <w:lang w:val="en-US"/>
        </w:rPr>
        <w:t xml:space="preserve">IBM Kenexa </w:t>
      </w:r>
      <w:r w:rsidR="00FF194A">
        <w:rPr>
          <w:lang w:val="en-US"/>
        </w:rPr>
        <w:t>B</w:t>
      </w:r>
      <w:r>
        <w:rPr>
          <w:lang w:val="en-US"/>
        </w:rPr>
        <w:t>rassring displays the result page in an iFrame.</w:t>
      </w:r>
    </w:p>
    <w:p w:rsidR="00B33BC6" w:rsidRDefault="00FF194A" w:rsidP="00874413">
      <w:pPr>
        <w:pStyle w:val="BodyText"/>
        <w:numPr>
          <w:ilvl w:val="0"/>
          <w:numId w:val="30"/>
        </w:numPr>
        <w:rPr>
          <w:lang w:val="en-US"/>
        </w:rPr>
      </w:pPr>
      <w:r>
        <w:rPr>
          <w:lang w:val="en-US"/>
        </w:rPr>
        <w:t xml:space="preserve">For the main JST </w:t>
      </w:r>
      <w:r w:rsidR="00290F0F">
        <w:rPr>
          <w:lang w:val="en-US"/>
        </w:rPr>
        <w:t xml:space="preserve">iFrame will </w:t>
      </w:r>
      <w:r>
        <w:rPr>
          <w:lang w:val="en-US"/>
        </w:rPr>
        <w:t>be av</w:t>
      </w:r>
      <w:r w:rsidR="009D7DE8">
        <w:rPr>
          <w:lang w:val="en-US"/>
        </w:rPr>
        <w:t>oided. For a better User Journey</w:t>
      </w:r>
      <w:r>
        <w:rPr>
          <w:lang w:val="en-US"/>
        </w:rPr>
        <w:t xml:space="preserve"> </w:t>
      </w:r>
      <w:r w:rsidR="009D7DE8">
        <w:rPr>
          <w:lang w:val="en-US"/>
        </w:rPr>
        <w:t>iFrame</w:t>
      </w:r>
      <w:r>
        <w:rPr>
          <w:lang w:val="en-US"/>
        </w:rPr>
        <w:t xml:space="preserve"> can be an option for related web</w:t>
      </w:r>
      <w:r w:rsidR="009D7DE8">
        <w:rPr>
          <w:lang w:val="en-US"/>
        </w:rPr>
        <w:t xml:space="preserve"> </w:t>
      </w:r>
      <w:r>
        <w:rPr>
          <w:lang w:val="en-US"/>
        </w:rPr>
        <w:t xml:space="preserve">pages coming from an ATS. </w:t>
      </w:r>
    </w:p>
    <w:p w:rsidR="00B86EC0" w:rsidRPr="00FF194A" w:rsidRDefault="0079351A" w:rsidP="00874413">
      <w:pPr>
        <w:pStyle w:val="BodyText"/>
        <w:numPr>
          <w:ilvl w:val="0"/>
          <w:numId w:val="30"/>
        </w:numPr>
        <w:rPr>
          <w:lang w:val="en-US"/>
        </w:rPr>
      </w:pPr>
      <w:r>
        <w:rPr>
          <w:rFonts w:cs="Arial"/>
          <w:color w:val="000000"/>
        </w:rPr>
        <w:t xml:space="preserve">All the countries and locations </w:t>
      </w:r>
      <w:r w:rsidR="00FF194A">
        <w:rPr>
          <w:rFonts w:cs="Arial"/>
          <w:color w:val="000000"/>
        </w:rPr>
        <w:t>available in the ATS database</w:t>
      </w:r>
      <w:r w:rsidR="00B86EC0">
        <w:rPr>
          <w:rFonts w:cs="Arial"/>
          <w:color w:val="000000"/>
        </w:rPr>
        <w:t xml:space="preserve"> </w:t>
      </w:r>
      <w:r>
        <w:rPr>
          <w:rFonts w:cs="Arial"/>
          <w:color w:val="000000"/>
        </w:rPr>
        <w:t>shall be listed even though jobs are not available for those countries/locations. However, the job count can be shown as zero.</w:t>
      </w:r>
    </w:p>
    <w:p w:rsidR="00B33BC6" w:rsidRDefault="00290F0F" w:rsidP="00874413">
      <w:pPr>
        <w:pStyle w:val="BodyText"/>
        <w:numPr>
          <w:ilvl w:val="0"/>
          <w:numId w:val="30"/>
        </w:numPr>
        <w:rPr>
          <w:lang w:val="en-US"/>
        </w:rPr>
      </w:pPr>
      <w:r>
        <w:rPr>
          <w:lang w:val="en-US"/>
        </w:rPr>
        <w:t>Below are the screenshots of conceptualized w</w:t>
      </w:r>
      <w:r w:rsidR="007A6F99">
        <w:rPr>
          <w:lang w:val="en-US"/>
        </w:rPr>
        <w:t>ireframe of T</w:t>
      </w:r>
      <w:r>
        <w:rPr>
          <w:lang w:val="en-US"/>
        </w:rPr>
        <w:t>o-Be developed JST:</w:t>
      </w:r>
    </w:p>
    <w:p w:rsidR="00B33BC6" w:rsidRDefault="00B33BC6" w:rsidP="00FF194A">
      <w:pPr>
        <w:pStyle w:val="BodyText"/>
        <w:ind w:left="1440"/>
        <w:rPr>
          <w:lang w:val="en-US"/>
        </w:rPr>
      </w:pPr>
    </w:p>
    <w:p w:rsidR="00B33BC6" w:rsidRDefault="00BF0C1F" w:rsidP="00FF194A">
      <w:pPr>
        <w:pStyle w:val="BodyText"/>
        <w:rPr>
          <w:lang w:val="en-US"/>
        </w:rPr>
      </w:pPr>
      <w:r>
        <w:rPr>
          <w:noProof/>
          <w:lang w:val="en-US"/>
        </w:rPr>
        <w:lastRenderedPageBreak/>
        <w:drawing>
          <wp:inline distT="0" distB="0" distL="0" distR="0">
            <wp:extent cx="4975860" cy="737616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75860" cy="7376160"/>
                    </a:xfrm>
                    <a:prstGeom prst="rect">
                      <a:avLst/>
                    </a:prstGeom>
                    <a:noFill/>
                    <a:ln w="9525">
                      <a:noFill/>
                      <a:miter lim="800000"/>
                      <a:headEnd/>
                      <a:tailEnd/>
                    </a:ln>
                  </pic:spPr>
                </pic:pic>
              </a:graphicData>
            </a:graphic>
          </wp:inline>
        </w:drawing>
      </w:r>
    </w:p>
    <w:p w:rsidR="00B33BC6" w:rsidRPr="00FF194A" w:rsidRDefault="00CE1957" w:rsidP="00FF194A">
      <w:pPr>
        <w:pStyle w:val="BodyText"/>
        <w:rPr>
          <w:i/>
          <w:sz w:val="16"/>
          <w:lang w:val="en-US"/>
        </w:rPr>
      </w:pPr>
      <w:r w:rsidRPr="00FF194A">
        <w:rPr>
          <w:i/>
          <w:sz w:val="16"/>
          <w:lang w:val="en-US"/>
        </w:rPr>
        <w:t>Fig 1: Wireframe of To-Be developed Job Search Tool</w:t>
      </w:r>
      <w:r w:rsidR="00C3576C">
        <w:rPr>
          <w:i/>
          <w:sz w:val="16"/>
          <w:lang w:val="en-US"/>
        </w:rPr>
        <w:t xml:space="preserve"> page along with search results</w:t>
      </w:r>
    </w:p>
    <w:p w:rsidR="00B33BC6" w:rsidRDefault="00B33BC6" w:rsidP="00FF194A">
      <w:pPr>
        <w:pStyle w:val="BodyText"/>
        <w:ind w:left="1440"/>
        <w:rPr>
          <w:lang w:val="en-US"/>
        </w:rPr>
      </w:pPr>
    </w:p>
    <w:p w:rsidR="00B33BC6" w:rsidRDefault="00B33BC6" w:rsidP="00FF194A">
      <w:pPr>
        <w:pStyle w:val="BodyText"/>
        <w:rPr>
          <w:lang w:val="en-US"/>
        </w:rPr>
      </w:pPr>
    </w:p>
    <w:p w:rsidR="00B33BC6" w:rsidRDefault="00B33BC6" w:rsidP="00FF194A">
      <w:pPr>
        <w:pStyle w:val="BodyText"/>
        <w:rPr>
          <w:lang w:val="en-US"/>
        </w:rPr>
      </w:pPr>
    </w:p>
    <w:p w:rsidR="00B33BC6" w:rsidDel="00BF0C1F" w:rsidRDefault="00B33BC6" w:rsidP="00FF194A">
      <w:pPr>
        <w:pStyle w:val="BodyText"/>
        <w:rPr>
          <w:del w:id="40" w:author="shshekha" w:date="2016-07-07T16:57:00Z"/>
          <w:lang w:val="en-US"/>
        </w:rPr>
      </w:pPr>
    </w:p>
    <w:p w:rsidR="00B33BC6" w:rsidRDefault="00B33BC6" w:rsidP="00FF194A">
      <w:pPr>
        <w:pStyle w:val="BodyText"/>
        <w:rPr>
          <w:lang w:val="en-US"/>
        </w:rPr>
      </w:pPr>
    </w:p>
    <w:p w:rsidR="00B33BC6" w:rsidRDefault="00B33BC6" w:rsidP="00FF194A">
      <w:pPr>
        <w:pStyle w:val="BodyText"/>
        <w:rPr>
          <w:lang w:val="en-US"/>
        </w:rPr>
      </w:pPr>
    </w:p>
    <w:p w:rsidR="0061601E" w:rsidRDefault="00A65ED4" w:rsidP="00FF194A">
      <w:pPr>
        <w:pStyle w:val="BodyText"/>
        <w:rPr>
          <w:lang w:val="en-US"/>
        </w:rPr>
      </w:pPr>
      <w:r>
        <w:rPr>
          <w:noProof/>
          <w:lang w:val="en-US"/>
        </w:rPr>
        <w:drawing>
          <wp:inline distT="0" distB="0" distL="0" distR="0">
            <wp:extent cx="4707890" cy="224252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729084" cy="2252624"/>
                    </a:xfrm>
                    <a:prstGeom prst="rect">
                      <a:avLst/>
                    </a:prstGeom>
                  </pic:spPr>
                </pic:pic>
              </a:graphicData>
            </a:graphic>
          </wp:inline>
        </w:drawing>
      </w:r>
    </w:p>
    <w:p w:rsidR="00B33BC6" w:rsidRDefault="0058464C" w:rsidP="0061601E">
      <w:pPr>
        <w:pStyle w:val="BodyText"/>
        <w:ind w:left="1440"/>
        <w:rPr>
          <w:i/>
          <w:sz w:val="16"/>
          <w:lang w:val="en-US"/>
        </w:rPr>
      </w:pPr>
      <w:r>
        <w:rPr>
          <w:i/>
          <w:sz w:val="16"/>
          <w:lang w:val="en-US"/>
        </w:rPr>
        <w:t xml:space="preserve">Fig </w:t>
      </w:r>
      <w:r w:rsidR="00BF0C1F">
        <w:rPr>
          <w:i/>
          <w:sz w:val="16"/>
          <w:lang w:val="en-US"/>
        </w:rPr>
        <w:t>2</w:t>
      </w:r>
      <w:r w:rsidRPr="0058464C">
        <w:rPr>
          <w:i/>
          <w:sz w:val="16"/>
          <w:lang w:val="en-US"/>
        </w:rPr>
        <w:t xml:space="preserve">: </w:t>
      </w:r>
      <w:r>
        <w:rPr>
          <w:i/>
          <w:sz w:val="16"/>
          <w:lang w:val="en-US"/>
        </w:rPr>
        <w:t xml:space="preserve">All the platforms (IRW (FS &amp; MW), NWP and IKEA INSIDE will have a link redirecting to </w:t>
      </w:r>
      <w:r w:rsidR="002A2A9C">
        <w:rPr>
          <w:i/>
          <w:sz w:val="16"/>
          <w:lang w:val="en-US"/>
        </w:rPr>
        <w:t>the</w:t>
      </w:r>
      <w:r>
        <w:rPr>
          <w:i/>
          <w:sz w:val="16"/>
          <w:lang w:val="en-US"/>
        </w:rPr>
        <w:t xml:space="preserve"> microsite</w:t>
      </w:r>
    </w:p>
    <w:p w:rsidR="00B33BC6" w:rsidRDefault="00B33BC6" w:rsidP="0061601E">
      <w:pPr>
        <w:pStyle w:val="BodyText"/>
        <w:ind w:left="1440"/>
        <w:rPr>
          <w:i/>
          <w:sz w:val="16"/>
          <w:lang w:val="en-US"/>
        </w:rPr>
      </w:pPr>
    </w:p>
    <w:p w:rsidR="00B33BC6" w:rsidRPr="0061601E" w:rsidRDefault="00A65ED4" w:rsidP="00BF0C1F">
      <w:pPr>
        <w:pStyle w:val="BodyText"/>
        <w:rPr>
          <w:sz w:val="16"/>
          <w:lang w:val="en-US"/>
        </w:rPr>
      </w:pPr>
      <w:r>
        <w:rPr>
          <w:noProof/>
          <w:sz w:val="16"/>
          <w:lang w:val="en-US"/>
        </w:rPr>
        <w:drawing>
          <wp:inline distT="0" distB="0" distL="0" distR="0">
            <wp:extent cx="4715849" cy="2354580"/>
            <wp:effectExtent l="19050" t="0" r="8551"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715849" cy="2354580"/>
                    </a:xfrm>
                    <a:prstGeom prst="rect">
                      <a:avLst/>
                    </a:prstGeom>
                    <a:noFill/>
                    <a:ln w="9525">
                      <a:noFill/>
                      <a:miter lim="800000"/>
                      <a:headEnd/>
                      <a:tailEnd/>
                    </a:ln>
                  </pic:spPr>
                </pic:pic>
              </a:graphicData>
            </a:graphic>
          </wp:inline>
        </w:drawing>
      </w:r>
    </w:p>
    <w:p w:rsidR="0058464C" w:rsidRDefault="0058464C" w:rsidP="0058464C">
      <w:pPr>
        <w:pStyle w:val="BodyText"/>
        <w:ind w:left="1440"/>
        <w:rPr>
          <w:i/>
          <w:sz w:val="16"/>
          <w:lang w:val="en-US"/>
        </w:rPr>
      </w:pPr>
      <w:r>
        <w:rPr>
          <w:i/>
          <w:sz w:val="16"/>
          <w:lang w:val="en-US"/>
        </w:rPr>
        <w:t xml:space="preserve">Fig </w:t>
      </w:r>
      <w:r w:rsidR="00BF0C1F">
        <w:rPr>
          <w:i/>
          <w:sz w:val="16"/>
          <w:lang w:val="en-US"/>
        </w:rPr>
        <w:t>3</w:t>
      </w:r>
      <w:r w:rsidRPr="0058464C">
        <w:rPr>
          <w:i/>
          <w:sz w:val="16"/>
          <w:lang w:val="en-US"/>
        </w:rPr>
        <w:t xml:space="preserve">: </w:t>
      </w:r>
      <w:r w:rsidR="00BE7421">
        <w:rPr>
          <w:i/>
          <w:sz w:val="16"/>
          <w:lang w:val="en-US"/>
        </w:rPr>
        <w:t>Search results will be displayed on the same page</w:t>
      </w:r>
      <w:r w:rsidR="00CA66B1">
        <w:rPr>
          <w:i/>
          <w:sz w:val="16"/>
          <w:lang w:val="en-US"/>
        </w:rPr>
        <w:t xml:space="preserve"> as new developed job search tool</w:t>
      </w:r>
    </w:p>
    <w:p w:rsidR="00B33BC6" w:rsidRDefault="00B33BC6" w:rsidP="0061601E">
      <w:pPr>
        <w:pStyle w:val="BodyText"/>
        <w:rPr>
          <w:lang w:val="en-US"/>
        </w:rPr>
      </w:pPr>
    </w:p>
    <w:p w:rsidR="00B33BC6" w:rsidRDefault="009D7DE8" w:rsidP="0061601E">
      <w:pPr>
        <w:pStyle w:val="BodyText"/>
        <w:rPr>
          <w:lang w:val="en-US"/>
        </w:rPr>
      </w:pPr>
      <w:r>
        <w:rPr>
          <w:noProof/>
          <w:lang w:val="en-US"/>
        </w:rPr>
        <w:lastRenderedPageBreak/>
        <w:drawing>
          <wp:inline distT="0" distB="0" distL="0" distR="0">
            <wp:extent cx="4681087" cy="2194560"/>
            <wp:effectExtent l="19050" t="0" r="5213"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681087" cy="2194560"/>
                    </a:xfrm>
                    <a:prstGeom prst="rect">
                      <a:avLst/>
                    </a:prstGeom>
                    <a:noFill/>
                    <a:ln w="9525">
                      <a:noFill/>
                      <a:miter lim="800000"/>
                      <a:headEnd/>
                      <a:tailEnd/>
                    </a:ln>
                  </pic:spPr>
                </pic:pic>
              </a:graphicData>
            </a:graphic>
          </wp:inline>
        </w:drawing>
      </w:r>
    </w:p>
    <w:p w:rsidR="00B33BC6" w:rsidRDefault="00B33BC6" w:rsidP="0061601E">
      <w:pPr>
        <w:pStyle w:val="BodyText"/>
        <w:rPr>
          <w:lang w:val="en-US"/>
        </w:rPr>
      </w:pPr>
    </w:p>
    <w:p w:rsidR="00B33BC6" w:rsidRDefault="009D7DE8" w:rsidP="0061601E">
      <w:pPr>
        <w:pStyle w:val="BodyText"/>
        <w:rPr>
          <w:lang w:val="en-US"/>
        </w:rPr>
      </w:pPr>
      <w:r>
        <w:rPr>
          <w:noProof/>
          <w:lang w:val="en-US"/>
        </w:rPr>
        <w:drawing>
          <wp:inline distT="0" distB="0" distL="0" distR="0">
            <wp:extent cx="4680341" cy="2057400"/>
            <wp:effectExtent l="19050" t="0" r="5959"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680341" cy="2057400"/>
                    </a:xfrm>
                    <a:prstGeom prst="rect">
                      <a:avLst/>
                    </a:prstGeom>
                    <a:noFill/>
                    <a:ln w="9525">
                      <a:noFill/>
                      <a:miter lim="800000"/>
                      <a:headEnd/>
                      <a:tailEnd/>
                    </a:ln>
                  </pic:spPr>
                </pic:pic>
              </a:graphicData>
            </a:graphic>
          </wp:inline>
        </w:drawing>
      </w:r>
    </w:p>
    <w:p w:rsidR="00B33BC6" w:rsidRDefault="009D7DE8" w:rsidP="0061601E">
      <w:pPr>
        <w:pStyle w:val="BodyText"/>
        <w:rPr>
          <w:lang w:val="en-US"/>
        </w:rPr>
      </w:pPr>
      <w:r>
        <w:rPr>
          <w:noProof/>
          <w:lang w:val="en-US"/>
        </w:rPr>
        <w:drawing>
          <wp:inline distT="0" distB="0" distL="0" distR="0">
            <wp:extent cx="4684395" cy="2578152"/>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680614" cy="2576071"/>
                    </a:xfrm>
                    <a:prstGeom prst="rect">
                      <a:avLst/>
                    </a:prstGeom>
                    <a:noFill/>
                    <a:ln w="9525">
                      <a:noFill/>
                      <a:miter lim="800000"/>
                      <a:headEnd/>
                      <a:tailEnd/>
                    </a:ln>
                  </pic:spPr>
                </pic:pic>
              </a:graphicData>
            </a:graphic>
          </wp:inline>
        </w:drawing>
      </w:r>
    </w:p>
    <w:p w:rsidR="007B524F" w:rsidRDefault="007B524F" w:rsidP="007B524F">
      <w:pPr>
        <w:pStyle w:val="BodyText"/>
        <w:ind w:left="1440"/>
        <w:rPr>
          <w:i/>
          <w:sz w:val="16"/>
          <w:lang w:val="en-US"/>
        </w:rPr>
      </w:pPr>
      <w:r>
        <w:rPr>
          <w:i/>
          <w:sz w:val="16"/>
          <w:lang w:val="en-US"/>
        </w:rPr>
        <w:t xml:space="preserve">Fig </w:t>
      </w:r>
      <w:r w:rsidR="00BF0C1F">
        <w:rPr>
          <w:i/>
          <w:sz w:val="16"/>
          <w:lang w:val="en-US"/>
        </w:rPr>
        <w:t>4</w:t>
      </w:r>
      <w:proofErr w:type="gramStart"/>
      <w:r w:rsidR="00BF0C1F">
        <w:rPr>
          <w:i/>
          <w:sz w:val="16"/>
          <w:lang w:val="en-US"/>
        </w:rPr>
        <w:t>,5</w:t>
      </w:r>
      <w:r>
        <w:rPr>
          <w:i/>
          <w:sz w:val="16"/>
          <w:lang w:val="en-US"/>
        </w:rPr>
        <w:t>,</w:t>
      </w:r>
      <w:r w:rsidR="00BF0C1F">
        <w:rPr>
          <w:i/>
          <w:sz w:val="16"/>
          <w:lang w:val="en-US"/>
        </w:rPr>
        <w:t>6</w:t>
      </w:r>
      <w:proofErr w:type="gramEnd"/>
      <w:r w:rsidRPr="0058464C">
        <w:rPr>
          <w:i/>
          <w:sz w:val="16"/>
          <w:lang w:val="en-US"/>
        </w:rPr>
        <w:t xml:space="preserve">: </w:t>
      </w:r>
      <w:r>
        <w:rPr>
          <w:i/>
          <w:sz w:val="16"/>
          <w:lang w:val="en-US"/>
        </w:rPr>
        <w:t xml:space="preserve">Wireframes of elements of </w:t>
      </w:r>
      <w:r w:rsidR="002A2A9C">
        <w:rPr>
          <w:i/>
          <w:sz w:val="16"/>
          <w:lang w:val="en-US"/>
        </w:rPr>
        <w:t>Microsite</w:t>
      </w:r>
      <w:r>
        <w:rPr>
          <w:i/>
          <w:sz w:val="16"/>
          <w:lang w:val="en-US"/>
        </w:rPr>
        <w:t xml:space="preserve"> with enlarged view</w:t>
      </w:r>
    </w:p>
    <w:p w:rsidR="00B33BC6" w:rsidRDefault="00B33BC6" w:rsidP="0061601E">
      <w:pPr>
        <w:pStyle w:val="BodyText"/>
        <w:rPr>
          <w:lang w:val="en-US"/>
        </w:rPr>
      </w:pPr>
    </w:p>
    <w:p w:rsidR="00671A2F" w:rsidRDefault="009D7DE8" w:rsidP="0061601E">
      <w:pPr>
        <w:pStyle w:val="BodyText"/>
        <w:rPr>
          <w:lang w:val="en-US"/>
        </w:rPr>
      </w:pPr>
      <w:r>
        <w:rPr>
          <w:noProof/>
          <w:lang w:val="en-US"/>
        </w:rPr>
        <w:lastRenderedPageBreak/>
        <w:drawing>
          <wp:inline distT="0" distB="0" distL="0" distR="0">
            <wp:extent cx="4695413" cy="45339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695413" cy="4533900"/>
                    </a:xfrm>
                    <a:prstGeom prst="rect">
                      <a:avLst/>
                    </a:prstGeom>
                    <a:noFill/>
                    <a:ln w="9525">
                      <a:noFill/>
                      <a:miter lim="800000"/>
                      <a:headEnd/>
                      <a:tailEnd/>
                    </a:ln>
                  </pic:spPr>
                </pic:pic>
              </a:graphicData>
            </a:graphic>
          </wp:inline>
        </w:drawing>
      </w:r>
    </w:p>
    <w:p w:rsidR="00671A2F" w:rsidRDefault="00BF0C1F" w:rsidP="0061601E">
      <w:pPr>
        <w:pStyle w:val="BodyText"/>
        <w:rPr>
          <w:lang w:val="en-US"/>
        </w:rPr>
      </w:pPr>
      <w:r>
        <w:rPr>
          <w:i/>
          <w:sz w:val="16"/>
          <w:lang w:val="en-US"/>
        </w:rPr>
        <w:t>Fig 7</w:t>
      </w:r>
      <w:r w:rsidR="00671A2F" w:rsidRPr="0061601E">
        <w:rPr>
          <w:i/>
          <w:sz w:val="16"/>
          <w:lang w:val="en-US"/>
        </w:rPr>
        <w:t xml:space="preserve">: </w:t>
      </w:r>
      <w:r w:rsidR="007C18F2" w:rsidRPr="0061601E">
        <w:rPr>
          <w:i/>
          <w:sz w:val="16"/>
          <w:lang w:val="en-US"/>
        </w:rPr>
        <w:t>Wireframe of advanced search page</w:t>
      </w:r>
    </w:p>
    <w:p w:rsidR="00671A2F" w:rsidRDefault="00671A2F" w:rsidP="0061601E">
      <w:pPr>
        <w:pStyle w:val="BodyText"/>
        <w:rPr>
          <w:lang w:val="en-US"/>
        </w:rPr>
      </w:pPr>
    </w:p>
    <w:p w:rsidR="007C18F2" w:rsidRDefault="009D7DE8" w:rsidP="0061601E">
      <w:pPr>
        <w:pStyle w:val="BodyText"/>
        <w:rPr>
          <w:lang w:val="en-US"/>
        </w:rPr>
      </w:pPr>
      <w:r>
        <w:rPr>
          <w:noProof/>
          <w:lang w:val="en-US"/>
        </w:rPr>
        <w:drawing>
          <wp:inline distT="0" distB="0" distL="0" distR="0">
            <wp:extent cx="4701664" cy="2331720"/>
            <wp:effectExtent l="19050" t="0" r="368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701664" cy="2331720"/>
                    </a:xfrm>
                    <a:prstGeom prst="rect">
                      <a:avLst/>
                    </a:prstGeom>
                    <a:noFill/>
                    <a:ln w="9525">
                      <a:noFill/>
                      <a:miter lim="800000"/>
                      <a:headEnd/>
                      <a:tailEnd/>
                    </a:ln>
                  </pic:spPr>
                </pic:pic>
              </a:graphicData>
            </a:graphic>
          </wp:inline>
        </w:drawing>
      </w:r>
    </w:p>
    <w:p w:rsidR="007C18F2" w:rsidRPr="0061601E" w:rsidRDefault="00BF0C1F" w:rsidP="0061601E">
      <w:pPr>
        <w:pStyle w:val="BodyText"/>
        <w:rPr>
          <w:i/>
          <w:sz w:val="16"/>
          <w:lang w:val="en-US"/>
        </w:rPr>
      </w:pPr>
      <w:r>
        <w:rPr>
          <w:i/>
          <w:sz w:val="16"/>
          <w:lang w:val="en-US"/>
        </w:rPr>
        <w:t>Fig 8</w:t>
      </w:r>
      <w:r w:rsidR="007C18F2" w:rsidRPr="0061601E">
        <w:rPr>
          <w:i/>
          <w:sz w:val="16"/>
          <w:lang w:val="en-US"/>
        </w:rPr>
        <w:t>: Wireframe of login page</w:t>
      </w:r>
      <w:r w:rsidR="0061601E">
        <w:rPr>
          <w:i/>
          <w:sz w:val="16"/>
          <w:lang w:val="en-US"/>
        </w:rPr>
        <w:t xml:space="preserve"> (incl</w:t>
      </w:r>
      <w:r w:rsidR="009D7DE8">
        <w:rPr>
          <w:i/>
          <w:sz w:val="16"/>
          <w:lang w:val="en-US"/>
        </w:rPr>
        <w:t>uding</w:t>
      </w:r>
      <w:r w:rsidR="0061601E">
        <w:rPr>
          <w:i/>
          <w:sz w:val="16"/>
          <w:lang w:val="en-US"/>
        </w:rPr>
        <w:t xml:space="preserve"> old elements that need to be removed via CR against Kenexa)</w:t>
      </w:r>
    </w:p>
    <w:p w:rsidR="007C18F2" w:rsidRDefault="007C18F2" w:rsidP="0061601E">
      <w:pPr>
        <w:pStyle w:val="BodyText"/>
        <w:rPr>
          <w:lang w:val="en-US"/>
        </w:rPr>
      </w:pPr>
    </w:p>
    <w:p w:rsidR="007C18F2" w:rsidRDefault="007C18F2" w:rsidP="0061601E">
      <w:pPr>
        <w:pStyle w:val="BodyText"/>
        <w:rPr>
          <w:lang w:val="en-US"/>
        </w:rPr>
      </w:pPr>
    </w:p>
    <w:p w:rsidR="007C18F2" w:rsidRDefault="007C18F2" w:rsidP="0061601E">
      <w:pPr>
        <w:pStyle w:val="BodyText"/>
        <w:rPr>
          <w:lang w:val="en-US"/>
        </w:rPr>
      </w:pPr>
    </w:p>
    <w:p w:rsidR="007C18F2" w:rsidRDefault="009D7DE8" w:rsidP="0061601E">
      <w:pPr>
        <w:pStyle w:val="BodyText"/>
        <w:rPr>
          <w:lang w:val="en-US"/>
        </w:rPr>
      </w:pPr>
      <w:r>
        <w:rPr>
          <w:noProof/>
          <w:lang w:val="en-US"/>
        </w:rPr>
        <w:lastRenderedPageBreak/>
        <w:drawing>
          <wp:inline distT="0" distB="0" distL="0" distR="0">
            <wp:extent cx="4764823" cy="44653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764823" cy="4465320"/>
                    </a:xfrm>
                    <a:prstGeom prst="rect">
                      <a:avLst/>
                    </a:prstGeom>
                    <a:noFill/>
                    <a:ln w="9525">
                      <a:noFill/>
                      <a:miter lim="800000"/>
                      <a:headEnd/>
                      <a:tailEnd/>
                    </a:ln>
                  </pic:spPr>
                </pic:pic>
              </a:graphicData>
            </a:graphic>
          </wp:inline>
        </w:drawing>
      </w:r>
    </w:p>
    <w:p w:rsidR="00922271" w:rsidRDefault="00922271" w:rsidP="0061601E">
      <w:pPr>
        <w:pStyle w:val="BodyText"/>
        <w:rPr>
          <w:lang w:val="en-US"/>
        </w:rPr>
      </w:pPr>
      <w:r w:rsidRPr="0061601E">
        <w:rPr>
          <w:i/>
          <w:sz w:val="16"/>
          <w:lang w:val="en-US"/>
        </w:rPr>
        <w:t xml:space="preserve">Fig </w:t>
      </w:r>
      <w:r w:rsidR="00BF0C1F">
        <w:rPr>
          <w:i/>
          <w:sz w:val="16"/>
          <w:lang w:val="en-US"/>
        </w:rPr>
        <w:t>9</w:t>
      </w:r>
      <w:r w:rsidRPr="0061601E">
        <w:rPr>
          <w:i/>
          <w:sz w:val="16"/>
          <w:lang w:val="en-US"/>
        </w:rPr>
        <w:t>: Wireframe of job description page</w:t>
      </w:r>
    </w:p>
    <w:p w:rsidR="00922271" w:rsidRDefault="00922271" w:rsidP="0061601E">
      <w:pPr>
        <w:pStyle w:val="BodyText"/>
        <w:rPr>
          <w:lang w:val="en-US"/>
        </w:rPr>
      </w:pPr>
    </w:p>
    <w:p w:rsidR="00B33BC6" w:rsidRDefault="001B18A8" w:rsidP="00874413">
      <w:pPr>
        <w:pStyle w:val="BodyText"/>
        <w:numPr>
          <w:ilvl w:val="0"/>
          <w:numId w:val="27"/>
        </w:numPr>
        <w:rPr>
          <w:lang w:val="en-US"/>
        </w:rPr>
      </w:pPr>
      <w:r w:rsidRPr="001B18A8">
        <w:rPr>
          <w:lang w:val="en-US"/>
        </w:rPr>
        <w:t>Release of the micro site</w:t>
      </w:r>
      <w:r w:rsidR="006D6152" w:rsidRPr="001B18A8">
        <w:rPr>
          <w:lang w:val="en-US"/>
        </w:rPr>
        <w:t xml:space="preserve"> to all the platforms</w:t>
      </w:r>
      <w:r w:rsidRPr="001B18A8">
        <w:rPr>
          <w:lang w:val="en-US"/>
        </w:rPr>
        <w:t xml:space="preserve"> i.e. IRW (FS &amp; MW), NWP, IKEA Inside and ICO worker is in-scope.</w:t>
      </w:r>
      <w:r>
        <w:rPr>
          <w:lang w:val="en-US"/>
        </w:rPr>
        <w:t xml:space="preserve"> All the platforms, </w:t>
      </w:r>
      <w:r w:rsidRPr="001B18A8">
        <w:rPr>
          <w:lang w:val="en-US"/>
        </w:rPr>
        <w:t>IRW (FS &amp; MW), NWP and IKEA INSIDE will have a link redirecting to the micro</w:t>
      </w:r>
      <w:r>
        <w:rPr>
          <w:lang w:val="en-US"/>
        </w:rPr>
        <w:t xml:space="preserve"> </w:t>
      </w:r>
      <w:r w:rsidRPr="001B18A8">
        <w:rPr>
          <w:lang w:val="en-US"/>
        </w:rPr>
        <w:t>site.</w:t>
      </w:r>
    </w:p>
    <w:p w:rsidR="00E7362F" w:rsidRPr="0061601E" w:rsidRDefault="00CE1957" w:rsidP="00874413">
      <w:pPr>
        <w:pStyle w:val="BodyText"/>
        <w:numPr>
          <w:ilvl w:val="0"/>
          <w:numId w:val="27"/>
        </w:numPr>
        <w:rPr>
          <w:b/>
          <w:lang w:val="en-US"/>
        </w:rPr>
      </w:pPr>
      <w:r w:rsidRPr="0061601E">
        <w:rPr>
          <w:b/>
          <w:lang w:val="en-US"/>
        </w:rPr>
        <w:t>Job Search result page requirement specifications</w:t>
      </w:r>
    </w:p>
    <w:p w:rsidR="00B33BC6" w:rsidRDefault="00E7362F" w:rsidP="00874413">
      <w:pPr>
        <w:pStyle w:val="BodyText"/>
        <w:numPr>
          <w:ilvl w:val="1"/>
          <w:numId w:val="27"/>
        </w:numPr>
        <w:rPr>
          <w:lang w:val="en-US"/>
        </w:rPr>
      </w:pPr>
      <w:r>
        <w:rPr>
          <w:lang w:val="en-US"/>
        </w:rPr>
        <w:t>‘Back to Jobs search’ link sh</w:t>
      </w:r>
      <w:r w:rsidR="00307FA6">
        <w:rPr>
          <w:lang w:val="en-US"/>
        </w:rPr>
        <w:t>all</w:t>
      </w:r>
      <w:r>
        <w:rPr>
          <w:lang w:val="en-US"/>
        </w:rPr>
        <w:t xml:space="preserve"> be displayed if the job search results are being displayed in a separate page. If the job search results are bring displayed in the same page then the link shouldn’t be displayed.</w:t>
      </w:r>
    </w:p>
    <w:p w:rsidR="00B33BC6" w:rsidRDefault="00E7362F" w:rsidP="00874413">
      <w:pPr>
        <w:pStyle w:val="BodyText"/>
        <w:numPr>
          <w:ilvl w:val="1"/>
          <w:numId w:val="27"/>
        </w:numPr>
        <w:rPr>
          <w:lang w:val="en-US"/>
        </w:rPr>
      </w:pPr>
      <w:r>
        <w:rPr>
          <w:lang w:val="en-US"/>
        </w:rPr>
        <w:t xml:space="preserve">Requirement flow consisting of three steps i.e. </w:t>
      </w:r>
      <w:r w:rsidR="00CE1957" w:rsidRPr="0061601E">
        <w:rPr>
          <w:b/>
          <w:lang w:val="en-US"/>
        </w:rPr>
        <w:t>Log in</w:t>
      </w:r>
      <w:r>
        <w:rPr>
          <w:lang w:val="en-US"/>
        </w:rPr>
        <w:t xml:space="preserve"> -&gt; </w:t>
      </w:r>
      <w:r w:rsidR="00CE1957" w:rsidRPr="0061601E">
        <w:rPr>
          <w:b/>
          <w:lang w:val="en-US"/>
        </w:rPr>
        <w:t>Search openings</w:t>
      </w:r>
      <w:r>
        <w:rPr>
          <w:lang w:val="en-US"/>
        </w:rPr>
        <w:t xml:space="preserve"> -&gt; </w:t>
      </w:r>
      <w:r w:rsidR="00CE1957" w:rsidRPr="0061601E">
        <w:rPr>
          <w:b/>
          <w:lang w:val="en-US"/>
        </w:rPr>
        <w:t xml:space="preserve">Search results </w:t>
      </w:r>
      <w:r>
        <w:rPr>
          <w:lang w:val="en-US"/>
        </w:rPr>
        <w:t>should</w:t>
      </w:r>
      <w:r w:rsidR="00307FA6">
        <w:rPr>
          <w:lang w:val="en-US"/>
        </w:rPr>
        <w:t>n’t</w:t>
      </w:r>
      <w:r>
        <w:rPr>
          <w:lang w:val="en-US"/>
        </w:rPr>
        <w:t xml:space="preserve"> be displayed on job search results page.</w:t>
      </w:r>
    </w:p>
    <w:p w:rsidR="00B33BC6" w:rsidRDefault="00E7362F" w:rsidP="00874413">
      <w:pPr>
        <w:pStyle w:val="BodyText"/>
        <w:numPr>
          <w:ilvl w:val="1"/>
          <w:numId w:val="27"/>
        </w:numPr>
        <w:rPr>
          <w:lang w:val="en-US"/>
        </w:rPr>
      </w:pPr>
      <w:r>
        <w:rPr>
          <w:lang w:val="en-US"/>
        </w:rPr>
        <w:t>‘Refine Search Criteria’ sh</w:t>
      </w:r>
      <w:r w:rsidR="00307FA6">
        <w:rPr>
          <w:lang w:val="en-US"/>
        </w:rPr>
        <w:t>all</w:t>
      </w:r>
      <w:r>
        <w:rPr>
          <w:lang w:val="en-US"/>
        </w:rPr>
        <w:t xml:space="preserve"> be displayed, if job search results are being displayed on separate page. If the job search results are being displayed in the same page then the </w:t>
      </w:r>
      <w:r w:rsidR="00CC3A67">
        <w:rPr>
          <w:lang w:val="en-US"/>
        </w:rPr>
        <w:t>link shouldn’t be displayed.</w:t>
      </w:r>
    </w:p>
    <w:p w:rsidR="00B33BC6" w:rsidRDefault="00CC3A67" w:rsidP="00874413">
      <w:pPr>
        <w:pStyle w:val="BodyText"/>
        <w:numPr>
          <w:ilvl w:val="1"/>
          <w:numId w:val="27"/>
        </w:numPr>
        <w:rPr>
          <w:lang w:val="en-US"/>
        </w:rPr>
      </w:pPr>
      <w:r>
        <w:rPr>
          <w:lang w:val="en-US"/>
        </w:rPr>
        <w:t xml:space="preserve">Scrolling </w:t>
      </w:r>
      <w:r w:rsidR="005725E6">
        <w:rPr>
          <w:lang w:val="en-US"/>
        </w:rPr>
        <w:t>shall</w:t>
      </w:r>
      <w:r>
        <w:rPr>
          <w:lang w:val="en-US"/>
        </w:rPr>
        <w:t xml:space="preserve"> be avoided while displaying job search results. Maximum 50 results per page can be displayed. Based on the user experience, number of results to be displayed per page sh</w:t>
      </w:r>
      <w:r w:rsidR="00307FA6">
        <w:rPr>
          <w:lang w:val="en-US"/>
        </w:rPr>
        <w:t>all</w:t>
      </w:r>
      <w:r>
        <w:rPr>
          <w:lang w:val="en-US"/>
        </w:rPr>
        <w:t xml:space="preserve"> be decided. Whether the job search </w:t>
      </w:r>
      <w:proofErr w:type="gramStart"/>
      <w:r>
        <w:rPr>
          <w:lang w:val="en-US"/>
        </w:rPr>
        <w:t>result are</w:t>
      </w:r>
      <w:proofErr w:type="gramEnd"/>
      <w:r>
        <w:rPr>
          <w:lang w:val="en-US"/>
        </w:rPr>
        <w:t xml:space="preserve"> shown in same page or </w:t>
      </w:r>
      <w:r>
        <w:rPr>
          <w:lang w:val="en-US"/>
        </w:rPr>
        <w:lastRenderedPageBreak/>
        <w:t>new page, number of job search result shown may vary accordingly.</w:t>
      </w:r>
    </w:p>
    <w:p w:rsidR="00B33BC6" w:rsidRDefault="00CC3A67" w:rsidP="00874413">
      <w:pPr>
        <w:pStyle w:val="BodyText"/>
        <w:numPr>
          <w:ilvl w:val="1"/>
          <w:numId w:val="27"/>
        </w:numPr>
        <w:rPr>
          <w:lang w:val="en-US"/>
        </w:rPr>
      </w:pPr>
      <w:r>
        <w:rPr>
          <w:lang w:val="en-US"/>
        </w:rPr>
        <w:t>Job selection buttons i.e. View jobs, Apply for jobs, Send to friends, create search agent, save to basket sh</w:t>
      </w:r>
      <w:r w:rsidR="00307FA6">
        <w:rPr>
          <w:lang w:val="en-US"/>
        </w:rPr>
        <w:t>all</w:t>
      </w:r>
      <w:r>
        <w:rPr>
          <w:lang w:val="en-US"/>
        </w:rPr>
        <w:t xml:space="preserve"> remain As-Is. Developed solution sh</w:t>
      </w:r>
      <w:r w:rsidR="00307FA6">
        <w:rPr>
          <w:lang w:val="en-US"/>
        </w:rPr>
        <w:t>all</w:t>
      </w:r>
      <w:r>
        <w:rPr>
          <w:lang w:val="en-US"/>
        </w:rPr>
        <w:t xml:space="preserve"> consider the Russia </w:t>
      </w:r>
      <w:r w:rsidR="003431B0">
        <w:rPr>
          <w:lang w:val="en-US"/>
        </w:rPr>
        <w:t>legal requirements and sh</w:t>
      </w:r>
      <w:r w:rsidR="00307FA6">
        <w:rPr>
          <w:lang w:val="en-US"/>
        </w:rPr>
        <w:t>all</w:t>
      </w:r>
      <w:r w:rsidR="003431B0">
        <w:rPr>
          <w:lang w:val="en-US"/>
        </w:rPr>
        <w:t xml:space="preserve"> be able to handle it.</w:t>
      </w:r>
      <w:r w:rsidR="00663073">
        <w:rPr>
          <w:lang w:val="en-US"/>
        </w:rPr>
        <w:t xml:space="preserve"> </w:t>
      </w:r>
    </w:p>
    <w:p w:rsidR="00B33BC6" w:rsidRDefault="00663073" w:rsidP="00874413">
      <w:pPr>
        <w:pStyle w:val="BodyText"/>
        <w:numPr>
          <w:ilvl w:val="1"/>
          <w:numId w:val="27"/>
        </w:numPr>
        <w:rPr>
          <w:lang w:val="en-US"/>
        </w:rPr>
      </w:pPr>
      <w:r>
        <w:rPr>
          <w:lang w:val="en-US"/>
        </w:rPr>
        <w:t>The selection buttons need to be displayed on top and bottom of job search result page grid if the results are being displayed in separate page. If the results are being displayed in same page, then selection buttons preferably sh</w:t>
      </w:r>
      <w:r w:rsidR="00307FA6">
        <w:rPr>
          <w:lang w:val="en-US"/>
        </w:rPr>
        <w:t>all</w:t>
      </w:r>
      <w:r>
        <w:rPr>
          <w:lang w:val="en-US"/>
        </w:rPr>
        <w:t xml:space="preserve"> be on top. It sh</w:t>
      </w:r>
      <w:r w:rsidR="00307FA6">
        <w:rPr>
          <w:lang w:val="en-US"/>
        </w:rPr>
        <w:t>all</w:t>
      </w:r>
      <w:r>
        <w:rPr>
          <w:lang w:val="en-US"/>
        </w:rPr>
        <w:t xml:space="preserve"> be decided considering user experience.</w:t>
      </w:r>
    </w:p>
    <w:p w:rsidR="00B33BC6" w:rsidRDefault="003431B0" w:rsidP="00874413">
      <w:pPr>
        <w:pStyle w:val="BodyText"/>
        <w:numPr>
          <w:ilvl w:val="1"/>
          <w:numId w:val="27"/>
        </w:numPr>
        <w:rPr>
          <w:lang w:val="en-US"/>
        </w:rPr>
      </w:pPr>
      <w:r>
        <w:rPr>
          <w:lang w:val="en-US"/>
        </w:rPr>
        <w:t>Job search result grid column headers i.e. Job Title, Work Area, Location, Country, Date updated shoul</w:t>
      </w:r>
      <w:r w:rsidR="0061601E">
        <w:rPr>
          <w:lang w:val="en-US"/>
        </w:rPr>
        <w:t>d</w:t>
      </w:r>
      <w:r>
        <w:rPr>
          <w:lang w:val="en-US"/>
        </w:rPr>
        <w:t xml:space="preserve"> remain As-Is. Include a grouping filter during job search result display.</w:t>
      </w:r>
    </w:p>
    <w:p w:rsidR="00B33BC6" w:rsidRDefault="003431B0" w:rsidP="00874413">
      <w:pPr>
        <w:pStyle w:val="BodyText"/>
        <w:numPr>
          <w:ilvl w:val="1"/>
          <w:numId w:val="27"/>
        </w:numPr>
        <w:rPr>
          <w:lang w:val="en-US"/>
        </w:rPr>
      </w:pPr>
      <w:r>
        <w:rPr>
          <w:lang w:val="en-US"/>
        </w:rPr>
        <w:t>Row and column header check box option to select job(s) from result page sh</w:t>
      </w:r>
      <w:r w:rsidR="00307FA6">
        <w:rPr>
          <w:lang w:val="en-US"/>
        </w:rPr>
        <w:t>all</w:t>
      </w:r>
      <w:r>
        <w:rPr>
          <w:lang w:val="en-US"/>
        </w:rPr>
        <w:t xml:space="preserve"> remain As-Is. ‘Click ticked’ option sh</w:t>
      </w:r>
      <w:r w:rsidR="00307FA6">
        <w:rPr>
          <w:lang w:val="en-US"/>
        </w:rPr>
        <w:t>all</w:t>
      </w:r>
      <w:r>
        <w:rPr>
          <w:lang w:val="en-US"/>
        </w:rPr>
        <w:t xml:space="preserve"> also remain As-Is.</w:t>
      </w:r>
    </w:p>
    <w:p w:rsidR="00B33BC6" w:rsidRDefault="003431B0" w:rsidP="00874413">
      <w:pPr>
        <w:pStyle w:val="BodyText"/>
        <w:numPr>
          <w:ilvl w:val="1"/>
          <w:numId w:val="27"/>
        </w:numPr>
        <w:rPr>
          <w:lang w:val="en-US"/>
        </w:rPr>
      </w:pPr>
      <w:r>
        <w:rPr>
          <w:lang w:val="en-US"/>
        </w:rPr>
        <w:t>Job title sh</w:t>
      </w:r>
      <w:r w:rsidR="00307FA6">
        <w:rPr>
          <w:lang w:val="en-US"/>
        </w:rPr>
        <w:t>all</w:t>
      </w:r>
      <w:r>
        <w:rPr>
          <w:lang w:val="en-US"/>
        </w:rPr>
        <w:t xml:space="preserve"> </w:t>
      </w:r>
      <w:r w:rsidR="0061601E">
        <w:rPr>
          <w:lang w:val="en-US"/>
        </w:rPr>
        <w:t xml:space="preserve">have links like </w:t>
      </w:r>
      <w:proofErr w:type="gramStart"/>
      <w:r>
        <w:rPr>
          <w:lang w:val="en-US"/>
        </w:rPr>
        <w:t>As-</w:t>
      </w:r>
      <w:proofErr w:type="gramEnd"/>
      <w:r>
        <w:rPr>
          <w:lang w:val="en-US"/>
        </w:rPr>
        <w:t>Is</w:t>
      </w:r>
      <w:r w:rsidR="0061601E">
        <w:rPr>
          <w:lang w:val="en-US"/>
        </w:rPr>
        <w:t xml:space="preserve"> solution</w:t>
      </w:r>
      <w:r>
        <w:rPr>
          <w:lang w:val="en-US"/>
        </w:rPr>
        <w:t>.</w:t>
      </w:r>
      <w:r w:rsidR="00663073">
        <w:rPr>
          <w:lang w:val="en-US"/>
        </w:rPr>
        <w:t xml:space="preserve"> </w:t>
      </w:r>
    </w:p>
    <w:p w:rsidR="00170D31" w:rsidRPr="009D7DE8" w:rsidRDefault="00663073" w:rsidP="00874413">
      <w:pPr>
        <w:pStyle w:val="BodyText"/>
        <w:numPr>
          <w:ilvl w:val="1"/>
          <w:numId w:val="27"/>
        </w:numPr>
        <w:rPr>
          <w:lang w:val="en-US"/>
        </w:rPr>
      </w:pPr>
      <w:r w:rsidRPr="009D7DE8">
        <w:rPr>
          <w:lang w:val="en-US"/>
        </w:rPr>
        <w:t xml:space="preserve">Page selection (Pagination) </w:t>
      </w:r>
      <w:r w:rsidR="00170D31" w:rsidRPr="009D7DE8">
        <w:rPr>
          <w:lang w:val="en-US"/>
        </w:rPr>
        <w:t>will be displayed</w:t>
      </w:r>
    </w:p>
    <w:p w:rsidR="00B33BC6" w:rsidRDefault="00663073" w:rsidP="00874413">
      <w:pPr>
        <w:pStyle w:val="BodyText"/>
        <w:numPr>
          <w:ilvl w:val="1"/>
          <w:numId w:val="27"/>
        </w:numPr>
        <w:rPr>
          <w:lang w:val="en-US"/>
        </w:rPr>
      </w:pPr>
      <w:r>
        <w:rPr>
          <w:lang w:val="en-US"/>
        </w:rPr>
        <w:t>Text at the bottom of jobs result page of As-Is IBM Kenexa Brassring page i.e. ‘</w:t>
      </w:r>
      <w:r w:rsidR="00CE1957" w:rsidRPr="0061601E">
        <w:rPr>
          <w:i/>
          <w:sz w:val="17"/>
          <w:szCs w:val="17"/>
          <w:lang w:eastAsia="en-GB"/>
        </w:rPr>
        <w:t>Didn’t find the right opportunity for you? You can either refine your search or save this search as a search agent to be notified when a job matches your criteria. IKEA recruiters find great people through the positions we post online. We hope there will be an opportunity which matches your interests very soon</w:t>
      </w:r>
      <w:r>
        <w:rPr>
          <w:i/>
          <w:sz w:val="17"/>
          <w:szCs w:val="17"/>
          <w:lang w:eastAsia="en-GB"/>
        </w:rPr>
        <w:t xml:space="preserve">.’ </w:t>
      </w:r>
      <w:r>
        <w:rPr>
          <w:sz w:val="17"/>
          <w:szCs w:val="17"/>
          <w:lang w:eastAsia="en-GB"/>
        </w:rPr>
        <w:t xml:space="preserve"> </w:t>
      </w:r>
      <w:proofErr w:type="gramStart"/>
      <w:r w:rsidR="00CE1957" w:rsidRPr="00D777C0">
        <w:rPr>
          <w:lang w:val="en-US"/>
        </w:rPr>
        <w:t>sh</w:t>
      </w:r>
      <w:r w:rsidR="00307FA6">
        <w:rPr>
          <w:lang w:val="en-US"/>
        </w:rPr>
        <w:t>all</w:t>
      </w:r>
      <w:proofErr w:type="gramEnd"/>
      <w:r w:rsidR="00CE1957" w:rsidRPr="00D777C0">
        <w:rPr>
          <w:lang w:val="en-US"/>
        </w:rPr>
        <w:t xml:space="preserve"> be displayed on every job search.</w:t>
      </w:r>
    </w:p>
    <w:p w:rsidR="00B33BC6" w:rsidRDefault="00C072AD" w:rsidP="00874413">
      <w:pPr>
        <w:pStyle w:val="BodyText"/>
        <w:numPr>
          <w:ilvl w:val="1"/>
          <w:numId w:val="27"/>
        </w:numPr>
        <w:rPr>
          <w:lang w:val="en-US"/>
        </w:rPr>
      </w:pPr>
      <w:r>
        <w:rPr>
          <w:lang w:val="en-US"/>
        </w:rPr>
        <w:t>In case of no search result, text to be displayed – ‘</w:t>
      </w:r>
      <w:r w:rsidR="00CE1957" w:rsidRPr="00D777C0">
        <w:rPr>
          <w:i/>
          <w:sz w:val="17"/>
          <w:szCs w:val="17"/>
          <w:lang w:eastAsia="en-GB"/>
        </w:rPr>
        <w:t xml:space="preserve">Your search returned 0 matches. You can either </w:t>
      </w:r>
      <w:hyperlink r:id="rId17" w:history="1">
        <w:r w:rsidR="00CE1957" w:rsidRPr="00D777C0">
          <w:rPr>
            <w:i/>
            <w:sz w:val="17"/>
            <w:szCs w:val="17"/>
            <w:lang w:eastAsia="en-GB"/>
          </w:rPr>
          <w:t>refine your search</w:t>
        </w:r>
      </w:hyperlink>
      <w:r w:rsidR="00CE1957" w:rsidRPr="00D777C0">
        <w:rPr>
          <w:i/>
          <w:sz w:val="17"/>
          <w:szCs w:val="17"/>
          <w:lang w:eastAsia="en-GB"/>
        </w:rPr>
        <w:t xml:space="preserve"> or </w:t>
      </w:r>
      <w:hyperlink r:id="rId18" w:history="1">
        <w:r w:rsidR="00CE1957" w:rsidRPr="00D777C0">
          <w:rPr>
            <w:i/>
            <w:sz w:val="17"/>
            <w:szCs w:val="17"/>
            <w:lang w:eastAsia="en-GB"/>
          </w:rPr>
          <w:t>save this search as a search agent</w:t>
        </w:r>
      </w:hyperlink>
      <w:r w:rsidR="00CE1957" w:rsidRPr="00D777C0">
        <w:rPr>
          <w:i/>
          <w:sz w:val="17"/>
          <w:szCs w:val="17"/>
          <w:lang w:eastAsia="en-GB"/>
        </w:rPr>
        <w:t xml:space="preserve"> to be notified when a job matches your criteria.</w:t>
      </w:r>
      <w:r>
        <w:rPr>
          <w:b/>
          <w:bCs/>
          <w:sz w:val="19"/>
          <w:szCs w:val="19"/>
        </w:rPr>
        <w:t xml:space="preserve">’ </w:t>
      </w:r>
      <w:r w:rsidR="00CE1957" w:rsidRPr="00D777C0">
        <w:rPr>
          <w:lang w:val="en-US"/>
        </w:rPr>
        <w:t>Only dis</w:t>
      </w:r>
      <w:r>
        <w:rPr>
          <w:lang w:val="en-US"/>
        </w:rPr>
        <w:t>play “Create search agent” button shall be shown and</w:t>
      </w:r>
      <w:r w:rsidR="00CE1957" w:rsidRPr="00D777C0">
        <w:rPr>
          <w:lang w:val="en-US"/>
        </w:rPr>
        <w:t xml:space="preserve"> </w:t>
      </w:r>
      <w:r>
        <w:rPr>
          <w:lang w:val="en-US"/>
        </w:rPr>
        <w:t>not the other buttons</w:t>
      </w:r>
      <w:r w:rsidR="00CE1957" w:rsidRPr="00D777C0">
        <w:rPr>
          <w:lang w:val="en-US"/>
        </w:rPr>
        <w:t>.</w:t>
      </w:r>
    </w:p>
    <w:p w:rsidR="00B33BC6" w:rsidRDefault="00C072AD" w:rsidP="00874413">
      <w:pPr>
        <w:pStyle w:val="BodyText"/>
        <w:numPr>
          <w:ilvl w:val="1"/>
          <w:numId w:val="27"/>
        </w:numPr>
        <w:rPr>
          <w:lang w:val="en-US"/>
        </w:rPr>
      </w:pPr>
      <w:r>
        <w:rPr>
          <w:lang w:val="en-US"/>
        </w:rPr>
        <w:t>Hover Text as shown below sh</w:t>
      </w:r>
      <w:r w:rsidR="00307FA6">
        <w:rPr>
          <w:lang w:val="en-US"/>
        </w:rPr>
        <w:t>all</w:t>
      </w:r>
      <w:r>
        <w:rPr>
          <w:lang w:val="en-US"/>
        </w:rPr>
        <w:t xml:space="preserve"> be displayed As-Is when you </w:t>
      </w:r>
      <w:proofErr w:type="gramStart"/>
      <w:r>
        <w:rPr>
          <w:lang w:val="en-US"/>
        </w:rPr>
        <w:t>hover</w:t>
      </w:r>
      <w:proofErr w:type="gramEnd"/>
      <w:r>
        <w:rPr>
          <w:lang w:val="en-US"/>
        </w:rPr>
        <w:t xml:space="preserve"> the cursor over Job title</w:t>
      </w:r>
      <w:r w:rsidR="00D777C0">
        <w:rPr>
          <w:lang w:val="en-US"/>
        </w:rPr>
        <w:t xml:space="preserve"> and Hover text is available for the job description</w:t>
      </w:r>
      <w:r>
        <w:rPr>
          <w:lang w:val="en-US"/>
        </w:rPr>
        <w:t>.</w:t>
      </w:r>
    </w:p>
    <w:p w:rsidR="00B33BC6" w:rsidRDefault="00B33BC6" w:rsidP="00D777C0">
      <w:pPr>
        <w:pStyle w:val="BodyText"/>
        <w:ind w:left="2160"/>
        <w:rPr>
          <w:lang w:val="en-US"/>
        </w:rPr>
      </w:pPr>
    </w:p>
    <w:p w:rsidR="00B33BC6" w:rsidRDefault="009D7DE8" w:rsidP="00D777C0">
      <w:pPr>
        <w:pStyle w:val="BodyText"/>
        <w:ind w:left="0"/>
        <w:rPr>
          <w:lang w:val="en-US"/>
        </w:rPr>
      </w:pPr>
      <w:r>
        <w:rPr>
          <w:noProof/>
          <w:lang w:val="en-US"/>
        </w:rPr>
        <w:lastRenderedPageBreak/>
        <w:drawing>
          <wp:inline distT="0" distB="0" distL="0" distR="0">
            <wp:extent cx="5021580" cy="3375660"/>
            <wp:effectExtent l="19050" t="0" r="7620" b="0"/>
            <wp:docPr id="10" name="Picture 2" descr="cid:image006.jpg@01D1C7D1.3F6263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6.jpg@01D1C7D1.3F6263C0"/>
                    <pic:cNvPicPr>
                      <a:picLocks noChangeAspect="1" noChangeArrowheads="1"/>
                    </pic:cNvPicPr>
                  </pic:nvPicPr>
                  <pic:blipFill>
                    <a:blip r:embed="rId19" r:link="rId20" cstate="print"/>
                    <a:srcRect/>
                    <a:stretch>
                      <a:fillRect/>
                    </a:stretch>
                  </pic:blipFill>
                  <pic:spPr bwMode="auto">
                    <a:xfrm>
                      <a:off x="0" y="0"/>
                      <a:ext cx="5021580" cy="3375660"/>
                    </a:xfrm>
                    <a:prstGeom prst="rect">
                      <a:avLst/>
                    </a:prstGeom>
                    <a:noFill/>
                    <a:ln w="9525">
                      <a:noFill/>
                      <a:miter lim="800000"/>
                      <a:headEnd/>
                      <a:tailEnd/>
                    </a:ln>
                  </pic:spPr>
                </pic:pic>
              </a:graphicData>
            </a:graphic>
          </wp:inline>
        </w:drawing>
      </w:r>
    </w:p>
    <w:p w:rsidR="00B33BC6" w:rsidRDefault="00B33BC6" w:rsidP="00D777C0">
      <w:pPr>
        <w:pStyle w:val="BodyText"/>
        <w:ind w:left="1440"/>
        <w:rPr>
          <w:lang w:val="en-US"/>
        </w:rPr>
      </w:pPr>
    </w:p>
    <w:p w:rsidR="00B33BC6" w:rsidRDefault="00C072AD" w:rsidP="00874413">
      <w:pPr>
        <w:pStyle w:val="BodyText"/>
        <w:numPr>
          <w:ilvl w:val="0"/>
          <w:numId w:val="31"/>
        </w:numPr>
        <w:rPr>
          <w:lang w:val="en-US"/>
        </w:rPr>
      </w:pPr>
      <w:r>
        <w:rPr>
          <w:lang w:val="en-US"/>
        </w:rPr>
        <w:t xml:space="preserve">The left navigation </w:t>
      </w:r>
      <w:r w:rsidR="00307FA6">
        <w:rPr>
          <w:lang w:val="en-US"/>
        </w:rPr>
        <w:t xml:space="preserve">of the new microsite </w:t>
      </w:r>
      <w:r>
        <w:rPr>
          <w:lang w:val="en-US"/>
        </w:rPr>
        <w:t>bar</w:t>
      </w:r>
      <w:r w:rsidR="00887643">
        <w:rPr>
          <w:lang w:val="en-US"/>
        </w:rPr>
        <w:t xml:space="preserve"> sh</w:t>
      </w:r>
      <w:r w:rsidR="00307FA6">
        <w:rPr>
          <w:lang w:val="en-US"/>
        </w:rPr>
        <w:t>all</w:t>
      </w:r>
      <w:r w:rsidR="00887643">
        <w:rPr>
          <w:lang w:val="en-US"/>
        </w:rPr>
        <w:t xml:space="preserve"> be removed and the links inside left navigation sh</w:t>
      </w:r>
      <w:r w:rsidR="00307FA6">
        <w:rPr>
          <w:lang w:val="en-US"/>
        </w:rPr>
        <w:t xml:space="preserve">all </w:t>
      </w:r>
      <w:r w:rsidR="00887643">
        <w:rPr>
          <w:lang w:val="en-US"/>
        </w:rPr>
        <w:t>be moved to header</w:t>
      </w:r>
      <w:r w:rsidR="00D777C0">
        <w:rPr>
          <w:lang w:val="en-US"/>
        </w:rPr>
        <w:t xml:space="preserve"> after discussing the need</w:t>
      </w:r>
      <w:r w:rsidR="00887643">
        <w:rPr>
          <w:lang w:val="en-US"/>
        </w:rPr>
        <w:t>.</w:t>
      </w:r>
    </w:p>
    <w:p w:rsidR="009F6C84" w:rsidRDefault="00887643" w:rsidP="00874413">
      <w:pPr>
        <w:pStyle w:val="BodyText"/>
        <w:numPr>
          <w:ilvl w:val="0"/>
          <w:numId w:val="31"/>
        </w:numPr>
        <w:rPr>
          <w:lang w:val="en-US"/>
        </w:rPr>
      </w:pPr>
      <w:r w:rsidRPr="00511AB6">
        <w:rPr>
          <w:lang w:val="en-US"/>
        </w:rPr>
        <w:t xml:space="preserve">Banner from </w:t>
      </w:r>
      <w:hyperlink r:id="rId21" w:history="1">
        <w:r w:rsidR="00057B7A" w:rsidRPr="00057B7A">
          <w:rPr>
            <w:rStyle w:val="Hyperlink"/>
            <w:lang w:val="en-US"/>
          </w:rPr>
          <w:t>HR communcation</w:t>
        </w:r>
      </w:hyperlink>
      <w:r w:rsidR="00CE1957" w:rsidRPr="00D777C0">
        <w:rPr>
          <w:lang w:val="en-US"/>
        </w:rPr>
        <w:t xml:space="preserve"> sh</w:t>
      </w:r>
      <w:r w:rsidR="00307FA6">
        <w:rPr>
          <w:lang w:val="en-US"/>
        </w:rPr>
        <w:t>all</w:t>
      </w:r>
      <w:r w:rsidRPr="00511AB6">
        <w:rPr>
          <w:lang w:val="en-US"/>
        </w:rPr>
        <w:t xml:space="preserve"> be displayed a</w:t>
      </w:r>
      <w:r w:rsidR="00511AB6" w:rsidRPr="00511AB6">
        <w:rPr>
          <w:lang w:val="en-US"/>
        </w:rPr>
        <w:t xml:space="preserve">s banner in new job search tool (banner mentioned in </w:t>
      </w:r>
      <w:hyperlink r:id="rId22" w:history="1">
        <w:r w:rsidR="00CE1957" w:rsidRPr="00D777C0">
          <w:rPr>
            <w:rStyle w:val="Hyperlink"/>
            <w:sz w:val="19"/>
            <w:szCs w:val="21"/>
          </w:rPr>
          <w:t>http://preview.ikea.com/ms/en_SE/this-is-ikea/available-jobs/index.html</w:t>
        </w:r>
      </w:hyperlink>
      <w:r w:rsidR="00511AB6">
        <w:rPr>
          <w:lang w:val="en-US"/>
        </w:rPr>
        <w:t xml:space="preserve">) </w:t>
      </w:r>
    </w:p>
    <w:p w:rsidR="009F6C84" w:rsidRDefault="00511AB6" w:rsidP="00874413">
      <w:pPr>
        <w:pStyle w:val="BodyText"/>
        <w:numPr>
          <w:ilvl w:val="0"/>
          <w:numId w:val="31"/>
        </w:numPr>
        <w:rPr>
          <w:lang w:val="en-US"/>
        </w:rPr>
      </w:pPr>
      <w:r w:rsidRPr="009F6C84">
        <w:rPr>
          <w:lang w:val="en-US"/>
        </w:rPr>
        <w:t>T</w:t>
      </w:r>
      <w:r w:rsidR="00CE1957" w:rsidRPr="009F6C84">
        <w:rPr>
          <w:lang w:val="en-US"/>
        </w:rPr>
        <w:t>ranslation of microsite page and labels and values of JST to the specific languages</w:t>
      </w:r>
      <w:r w:rsidR="009F6C84" w:rsidRPr="009F6C84">
        <w:rPr>
          <w:lang w:val="en-US"/>
        </w:rPr>
        <w:t xml:space="preserve"> mentioned in section 2.3</w:t>
      </w:r>
      <w:r w:rsidR="009F6C84">
        <w:rPr>
          <w:lang w:val="en-US"/>
        </w:rPr>
        <w:t>.</w:t>
      </w:r>
      <w:r w:rsidR="00CE1957" w:rsidRPr="009F6C84">
        <w:rPr>
          <w:lang w:val="en-US"/>
        </w:rPr>
        <w:t xml:space="preserve"> </w:t>
      </w:r>
    </w:p>
    <w:p w:rsidR="00B33BC6" w:rsidRPr="009F6C84" w:rsidRDefault="007A7252" w:rsidP="00874413">
      <w:pPr>
        <w:pStyle w:val="BodyText"/>
        <w:numPr>
          <w:ilvl w:val="0"/>
          <w:numId w:val="31"/>
        </w:numPr>
        <w:rPr>
          <w:lang w:val="en-US"/>
        </w:rPr>
      </w:pPr>
      <w:r w:rsidRPr="009F6C84">
        <w:t xml:space="preserve">Login to candidate profile link and Advanced search </w:t>
      </w:r>
      <w:proofErr w:type="gramStart"/>
      <w:r w:rsidRPr="009F6C84">
        <w:t>link  from</w:t>
      </w:r>
      <w:proofErr w:type="gramEnd"/>
      <w:r w:rsidRPr="009F6C84">
        <w:t xml:space="preserve"> Kenexa </w:t>
      </w:r>
      <w:r w:rsidR="00D777C0" w:rsidRPr="009F6C84">
        <w:t xml:space="preserve">shall be </w:t>
      </w:r>
      <w:r w:rsidRPr="009F6C84">
        <w:t>displayed on new developed solution search criteria input page. Both the pages will have the new microsite header and footer with iFrame content of existing</w:t>
      </w:r>
      <w:r w:rsidR="008E7616" w:rsidRPr="009F6C84">
        <w:t xml:space="preserve"> </w:t>
      </w:r>
      <w:proofErr w:type="gramStart"/>
      <w:r w:rsidR="008E7616" w:rsidRPr="009F6C84">
        <w:t>As-</w:t>
      </w:r>
      <w:proofErr w:type="gramEnd"/>
      <w:r w:rsidR="008E7616" w:rsidRPr="009F6C84">
        <w:t>Is</w:t>
      </w:r>
      <w:r w:rsidRPr="009F6C84">
        <w:t xml:space="preserve"> advanced search and login to candidate profile pages.</w:t>
      </w:r>
    </w:p>
    <w:p w:rsidR="00B33BC6" w:rsidRDefault="00B33BC6" w:rsidP="00D777C0">
      <w:pPr>
        <w:pStyle w:val="BodyText"/>
        <w:ind w:left="0"/>
        <w:rPr>
          <w:lang w:val="en-US"/>
        </w:rPr>
      </w:pPr>
    </w:p>
    <w:p w:rsidR="005F2A14" w:rsidRDefault="007A6F99">
      <w:pPr>
        <w:pStyle w:val="Heading3"/>
        <w:rPr>
          <w:lang w:val="en-US"/>
        </w:rPr>
      </w:pPr>
      <w:r>
        <w:rPr>
          <w:lang w:val="en-US"/>
        </w:rPr>
        <w:t xml:space="preserve"> </w:t>
      </w:r>
      <w:bookmarkStart w:id="41" w:name="_Toc455412896"/>
      <w:bookmarkStart w:id="42" w:name="_Toc455412928"/>
      <w:bookmarkStart w:id="43" w:name="_Toc459746497"/>
      <w:r>
        <w:rPr>
          <w:lang w:val="en-US"/>
        </w:rPr>
        <w:t>Russia JST Requirements</w:t>
      </w:r>
      <w:bookmarkEnd w:id="41"/>
      <w:bookmarkEnd w:id="42"/>
      <w:bookmarkEnd w:id="43"/>
    </w:p>
    <w:p w:rsidR="00B33BC6" w:rsidRDefault="00B33BC6" w:rsidP="00D777C0">
      <w:pPr>
        <w:pStyle w:val="BodyText"/>
        <w:rPr>
          <w:lang w:val="en-US"/>
        </w:rPr>
      </w:pPr>
    </w:p>
    <w:p w:rsidR="00BC79F3" w:rsidRDefault="00BC79F3" w:rsidP="00874413">
      <w:pPr>
        <w:pStyle w:val="BodyText"/>
        <w:numPr>
          <w:ilvl w:val="0"/>
          <w:numId w:val="32"/>
        </w:numPr>
        <w:rPr>
          <w:lang w:val="en-US"/>
        </w:rPr>
      </w:pPr>
      <w:r>
        <w:rPr>
          <w:lang w:val="en-US"/>
        </w:rPr>
        <w:t>A Russian candidate shall be able to create login or store his personal details (in any scenario) only in AVNET tool for now (as per Russia regulations).</w:t>
      </w:r>
    </w:p>
    <w:p w:rsidR="00B33BC6" w:rsidRDefault="007A6F99" w:rsidP="00874413">
      <w:pPr>
        <w:pStyle w:val="BodyText"/>
        <w:numPr>
          <w:ilvl w:val="0"/>
          <w:numId w:val="32"/>
        </w:numPr>
        <w:rPr>
          <w:lang w:val="en-US"/>
        </w:rPr>
      </w:pPr>
      <w:r>
        <w:rPr>
          <w:lang w:val="en-US"/>
        </w:rPr>
        <w:t>If the user is coming from</w:t>
      </w:r>
      <w:r w:rsidR="00B84172">
        <w:rPr>
          <w:lang w:val="en-US"/>
        </w:rPr>
        <w:t xml:space="preserve"> Russian webpage / landing page to the microsite, the microsite must be intelligent enough to hide advanced search and candidate login links from job search tool.</w:t>
      </w:r>
    </w:p>
    <w:p w:rsidR="00B33BC6" w:rsidRDefault="00BC79F3" w:rsidP="00874413">
      <w:pPr>
        <w:pStyle w:val="BodyText"/>
        <w:numPr>
          <w:ilvl w:val="0"/>
          <w:numId w:val="32"/>
        </w:numPr>
        <w:rPr>
          <w:lang w:val="en-US"/>
        </w:rPr>
      </w:pPr>
      <w:r>
        <w:rPr>
          <w:lang w:val="en-US"/>
        </w:rPr>
        <w:t>Job res</w:t>
      </w:r>
      <w:bookmarkStart w:id="44" w:name="_GoBack"/>
      <w:bookmarkEnd w:id="44"/>
      <w:r>
        <w:rPr>
          <w:lang w:val="en-US"/>
        </w:rPr>
        <w:t>ults page shall have jobs listed for locations within and outside Russia.</w:t>
      </w:r>
    </w:p>
    <w:p w:rsidR="009F6C84" w:rsidRDefault="00B84172" w:rsidP="00874413">
      <w:pPr>
        <w:pStyle w:val="BodyText"/>
        <w:numPr>
          <w:ilvl w:val="0"/>
          <w:numId w:val="32"/>
        </w:numPr>
        <w:rPr>
          <w:lang w:val="en-US"/>
        </w:rPr>
      </w:pPr>
      <w:r>
        <w:rPr>
          <w:lang w:val="en-US"/>
        </w:rPr>
        <w:lastRenderedPageBreak/>
        <w:t>If candidate is coming from Russian webpage / landing page to the new microsite (job result page), the buttons</w:t>
      </w:r>
      <w:r w:rsidR="00F46444">
        <w:rPr>
          <w:lang w:val="en-US"/>
        </w:rPr>
        <w:t xml:space="preserve"> i.e. Create search agent and Save to Basket shall be hidden.</w:t>
      </w:r>
      <w:r w:rsidR="001141E8">
        <w:rPr>
          <w:lang w:val="en-US"/>
        </w:rPr>
        <w:t xml:space="preserve"> In case, a non-</w:t>
      </w:r>
      <w:r w:rsidR="00D777C0">
        <w:rPr>
          <w:lang w:val="en-US"/>
        </w:rPr>
        <w:t>Russian</w:t>
      </w:r>
      <w:r w:rsidR="001141E8">
        <w:rPr>
          <w:lang w:val="en-US"/>
        </w:rPr>
        <w:t xml:space="preserve"> job is selected to be applied by candidate, then the above mentio</w:t>
      </w:r>
      <w:r w:rsidR="009F6C84">
        <w:rPr>
          <w:lang w:val="en-US"/>
        </w:rPr>
        <w:t xml:space="preserve">ned buttons should be displayed. </w:t>
      </w:r>
    </w:p>
    <w:p w:rsidR="00B33BC6" w:rsidRPr="009F6C84" w:rsidRDefault="00F46444" w:rsidP="00874413">
      <w:pPr>
        <w:pStyle w:val="BodyText"/>
        <w:numPr>
          <w:ilvl w:val="0"/>
          <w:numId w:val="32"/>
        </w:numPr>
        <w:rPr>
          <w:lang w:val="en-US"/>
        </w:rPr>
      </w:pPr>
      <w:r w:rsidRPr="009F6C84">
        <w:rPr>
          <w:lang w:val="en-US"/>
        </w:rPr>
        <w:t>On job search result list page, if the user selects multiple jobs to apply which consists of Russian (job location is in Russia) and Non-Russian (job location is outside Russia) jobs, then an error message should be displayed like ‘the candidate can’t apply to Russian and Non-</w:t>
      </w:r>
      <w:r w:rsidR="00D777C0" w:rsidRPr="009F6C84">
        <w:rPr>
          <w:lang w:val="en-US"/>
        </w:rPr>
        <w:t>Russian</w:t>
      </w:r>
      <w:r w:rsidRPr="009F6C84">
        <w:rPr>
          <w:lang w:val="en-US"/>
        </w:rPr>
        <w:t xml:space="preserve"> job together</w:t>
      </w:r>
      <w:r w:rsidR="001141E8" w:rsidRPr="009F6C84">
        <w:rPr>
          <w:lang w:val="en-US"/>
        </w:rPr>
        <w:t>’</w:t>
      </w:r>
      <w:r w:rsidRPr="009F6C84">
        <w:rPr>
          <w:lang w:val="en-US"/>
        </w:rPr>
        <w:t>.</w:t>
      </w:r>
      <w:r w:rsidR="00D777C0" w:rsidRPr="009F6C84">
        <w:rPr>
          <w:lang w:val="en-US"/>
        </w:rPr>
        <w:t xml:space="preserve"> The final wording needs to be discussed in project.</w:t>
      </w:r>
    </w:p>
    <w:p w:rsidR="00B33BC6" w:rsidRDefault="00F46444" w:rsidP="00874413">
      <w:pPr>
        <w:pStyle w:val="BodyText"/>
        <w:numPr>
          <w:ilvl w:val="0"/>
          <w:numId w:val="32"/>
        </w:numPr>
        <w:rPr>
          <w:lang w:val="en-US"/>
        </w:rPr>
      </w:pPr>
      <w:r>
        <w:rPr>
          <w:lang w:val="en-US"/>
        </w:rPr>
        <w:t>Questionnaire for Russian job location shall not be translated to other languages</w:t>
      </w:r>
      <w:r w:rsidR="006822D6">
        <w:rPr>
          <w:lang w:val="en-US"/>
        </w:rPr>
        <w:t xml:space="preserve"> than the existing owns.</w:t>
      </w:r>
      <w:r w:rsidR="009F6C84">
        <w:rPr>
          <w:lang w:val="en-US"/>
        </w:rPr>
        <w:t xml:space="preserve"> </w:t>
      </w:r>
      <w:r w:rsidR="001141E8">
        <w:rPr>
          <w:lang w:val="en-US"/>
        </w:rPr>
        <w:t xml:space="preserve">Every candidate applying for a Russian </w:t>
      </w:r>
      <w:r w:rsidR="00F045D1">
        <w:rPr>
          <w:lang w:val="en-US"/>
        </w:rPr>
        <w:t xml:space="preserve">job must answer the </w:t>
      </w:r>
      <w:r w:rsidR="001141E8">
        <w:rPr>
          <w:lang w:val="en-US"/>
        </w:rPr>
        <w:t>questionnaire</w:t>
      </w:r>
      <w:r w:rsidR="00F045D1">
        <w:rPr>
          <w:lang w:val="en-US"/>
        </w:rPr>
        <w:t>.</w:t>
      </w:r>
    </w:p>
    <w:p w:rsidR="0027771B" w:rsidRPr="003A1D7A" w:rsidRDefault="00861F62" w:rsidP="003A1D7A">
      <w:pPr>
        <w:pStyle w:val="Heading3"/>
      </w:pPr>
      <w:bookmarkStart w:id="45" w:name="_Toc453759108"/>
      <w:r>
        <w:t xml:space="preserve"> </w:t>
      </w:r>
      <w:bookmarkStart w:id="46" w:name="_Toc455412897"/>
      <w:bookmarkStart w:id="47" w:name="_Toc455412929"/>
      <w:bookmarkStart w:id="48" w:name="_Toc459746498"/>
      <w:r w:rsidR="00E64E9A">
        <w:t xml:space="preserve">IRW </w:t>
      </w:r>
      <w:r w:rsidR="00670BDC">
        <w:t xml:space="preserve">(Full Site) </w:t>
      </w:r>
      <w:r w:rsidR="00E546B6">
        <w:t>Requirement Specifications</w:t>
      </w:r>
      <w:bookmarkEnd w:id="45"/>
      <w:bookmarkEnd w:id="46"/>
      <w:bookmarkEnd w:id="47"/>
      <w:bookmarkEnd w:id="48"/>
    </w:p>
    <w:p w:rsidR="009F6C84" w:rsidRDefault="009F6C84" w:rsidP="009F6C84">
      <w:pPr>
        <w:pStyle w:val="BodyText"/>
        <w:ind w:left="0"/>
        <w:rPr>
          <w:lang w:val="en-US"/>
        </w:rPr>
      </w:pPr>
    </w:p>
    <w:p w:rsidR="00E00E28" w:rsidRPr="00E00E28" w:rsidDel="00A4384F" w:rsidRDefault="00AF2CB4" w:rsidP="00874413">
      <w:pPr>
        <w:pStyle w:val="BodyText"/>
        <w:numPr>
          <w:ilvl w:val="0"/>
          <w:numId w:val="33"/>
        </w:numPr>
        <w:rPr>
          <w:del w:id="49" w:author="shshekha" w:date="2016-06-30T16:39:00Z"/>
        </w:rPr>
      </w:pPr>
      <w:r w:rsidRPr="00E00E28">
        <w:rPr>
          <w:lang w:val="en-US"/>
        </w:rPr>
        <w:t xml:space="preserve">Replacement of current </w:t>
      </w:r>
      <w:r w:rsidR="003A1D7A" w:rsidRPr="00E00E28">
        <w:rPr>
          <w:bCs/>
          <w:lang w:val="en-US"/>
        </w:rPr>
        <w:t>IKEA Job S</w:t>
      </w:r>
      <w:r w:rsidRPr="00E00E28">
        <w:rPr>
          <w:bCs/>
          <w:lang w:val="en-US"/>
        </w:rPr>
        <w:t xml:space="preserve">earch </w:t>
      </w:r>
      <w:r w:rsidR="003A1D7A" w:rsidRPr="00E00E28">
        <w:rPr>
          <w:bCs/>
          <w:lang w:val="en-US"/>
        </w:rPr>
        <w:t>module on IRW</w:t>
      </w:r>
      <w:r w:rsidRPr="00E00E28">
        <w:rPr>
          <w:bCs/>
          <w:lang w:val="en-US"/>
        </w:rPr>
        <w:t xml:space="preserve"> </w:t>
      </w:r>
      <w:r w:rsidR="00E00E28">
        <w:rPr>
          <w:bCs/>
          <w:lang w:val="en-US"/>
        </w:rPr>
        <w:t xml:space="preserve">sites </w:t>
      </w:r>
      <w:r w:rsidR="009F6C84">
        <w:rPr>
          <w:lang w:val="en-US"/>
        </w:rPr>
        <w:t xml:space="preserve">with a newly </w:t>
      </w:r>
      <w:r w:rsidRPr="00E00E28">
        <w:rPr>
          <w:lang w:val="en-US"/>
        </w:rPr>
        <w:t>designed and integrated job search tool using</w:t>
      </w:r>
      <w:r w:rsidR="002874E0" w:rsidRPr="00E00E28">
        <w:t xml:space="preserve"> </w:t>
      </w:r>
      <w:r w:rsidR="00F43FE7">
        <w:t xml:space="preserve">IBM Kenexa </w:t>
      </w:r>
      <w:r w:rsidR="002874E0" w:rsidRPr="00E00E28">
        <w:t>Brassring API(s).</w:t>
      </w:r>
      <w:del w:id="50" w:author="shshekha" w:date="2016-06-30T16:39:00Z">
        <w:r w:rsidR="002874E0" w:rsidRPr="00E00E28" w:rsidDel="00A4384F">
          <w:delText xml:space="preserve"> </w:delText>
        </w:r>
      </w:del>
    </w:p>
    <w:p w:rsidR="00E00E28" w:rsidRPr="006822D6" w:rsidRDefault="00CE1957" w:rsidP="00874413">
      <w:pPr>
        <w:pStyle w:val="BodyText"/>
        <w:numPr>
          <w:ilvl w:val="0"/>
          <w:numId w:val="27"/>
        </w:numPr>
        <w:rPr>
          <w:lang w:val="en-US"/>
        </w:rPr>
      </w:pPr>
      <w:r w:rsidRPr="006822D6">
        <w:rPr>
          <w:lang w:val="en-US"/>
        </w:rPr>
        <w:t>(Removal and clean-up o</w:t>
      </w:r>
      <w:r w:rsidRPr="006822D6">
        <w:rPr>
          <w:bCs/>
          <w:lang w:val="en-US"/>
        </w:rPr>
        <w:t xml:space="preserve">f existing Job Search Pages are not </w:t>
      </w:r>
      <w:r w:rsidRPr="006822D6">
        <w:rPr>
          <w:lang w:val="en-US"/>
        </w:rPr>
        <w:t>in scope).</w:t>
      </w:r>
    </w:p>
    <w:p w:rsidR="00E00E28" w:rsidRDefault="00CE1957" w:rsidP="00874413">
      <w:pPr>
        <w:pStyle w:val="BodyText"/>
        <w:numPr>
          <w:ilvl w:val="0"/>
          <w:numId w:val="27"/>
        </w:numPr>
      </w:pPr>
      <w:r w:rsidRPr="006822D6">
        <w:rPr>
          <w:lang w:val="en-US"/>
        </w:rPr>
        <w:t>Update UI, GUI and visual changes to the search</w:t>
      </w:r>
      <w:r w:rsidR="00E00E28">
        <w:t xml:space="preserve"> tool</w:t>
      </w:r>
      <w:r w:rsidR="00B35EEA" w:rsidRPr="00E00E28">
        <w:t xml:space="preserve"> </w:t>
      </w:r>
      <w:r w:rsidR="00E00E28">
        <w:t>-</w:t>
      </w:r>
      <w:r w:rsidR="00B35EEA" w:rsidRPr="00E00E28">
        <w:t xml:space="preserve"> such as </w:t>
      </w:r>
    </w:p>
    <w:p w:rsidR="00E00E28" w:rsidRDefault="009F6C84" w:rsidP="00874413">
      <w:pPr>
        <w:pStyle w:val="BodyText"/>
        <w:numPr>
          <w:ilvl w:val="0"/>
          <w:numId w:val="28"/>
        </w:numPr>
        <w:spacing w:before="0"/>
        <w:ind w:left="1800"/>
      </w:pPr>
      <w:r>
        <w:t>C</w:t>
      </w:r>
      <w:r w:rsidR="00B35EEA" w:rsidRPr="00E00E28">
        <w:t>hanging the order of drop</w:t>
      </w:r>
      <w:r w:rsidR="00626572">
        <w:t xml:space="preserve"> </w:t>
      </w:r>
      <w:r w:rsidR="00B35EEA" w:rsidRPr="00E00E28">
        <w:t>list</w:t>
      </w:r>
      <w:r w:rsidR="00E00E28">
        <w:t>s</w:t>
      </w:r>
    </w:p>
    <w:p w:rsidR="00E00E28" w:rsidRDefault="009F6C84" w:rsidP="00874413">
      <w:pPr>
        <w:pStyle w:val="BodyText"/>
        <w:numPr>
          <w:ilvl w:val="0"/>
          <w:numId w:val="28"/>
        </w:numPr>
        <w:spacing w:before="0"/>
        <w:ind w:left="1800"/>
      </w:pPr>
      <w:r>
        <w:t>G</w:t>
      </w:r>
      <w:r w:rsidR="000750D5">
        <w:t>eneral</w:t>
      </w:r>
      <w:r w:rsidR="00E00E28">
        <w:t xml:space="preserve"> </w:t>
      </w:r>
      <w:r w:rsidR="003A1D7A" w:rsidRPr="00E00E28">
        <w:t xml:space="preserve">styling </w:t>
      </w:r>
      <w:r w:rsidR="00E00E28">
        <w:t>improvements</w:t>
      </w:r>
      <w:r w:rsidR="003A1D7A" w:rsidRPr="00E00E28">
        <w:t xml:space="preserve"> </w:t>
      </w:r>
    </w:p>
    <w:p w:rsidR="00B272CA" w:rsidRDefault="009F6C84" w:rsidP="00874413">
      <w:pPr>
        <w:pStyle w:val="BodyText"/>
        <w:numPr>
          <w:ilvl w:val="0"/>
          <w:numId w:val="28"/>
        </w:numPr>
        <w:spacing w:before="0"/>
        <w:ind w:left="1800"/>
      </w:pPr>
      <w:r>
        <w:t>Create</w:t>
      </w:r>
      <w:r w:rsidR="003A1D7A" w:rsidRPr="00E00E28">
        <w:t xml:space="preserve"> </w:t>
      </w:r>
      <w:r w:rsidR="00E00E28">
        <w:t xml:space="preserve">new </w:t>
      </w:r>
      <w:r w:rsidR="003A1D7A" w:rsidRPr="00E00E28">
        <w:t>interact</w:t>
      </w:r>
      <w:r w:rsidR="00E00E28">
        <w:t>ions when searching for jobs such as multi-select of some search criteria, d</w:t>
      </w:r>
      <w:r w:rsidR="007A2598" w:rsidRPr="00E00E28">
        <w:t xml:space="preserve">isplay </w:t>
      </w:r>
      <w:r w:rsidR="00E00E28">
        <w:t xml:space="preserve">the </w:t>
      </w:r>
      <w:r w:rsidR="007A2598" w:rsidRPr="00E00E28">
        <w:t>total number of jobs</w:t>
      </w:r>
      <w:r w:rsidR="00E00E28">
        <w:t xml:space="preserve"> searched</w:t>
      </w:r>
      <w:r w:rsidR="007A2598" w:rsidRPr="00E00E28">
        <w:t xml:space="preserve">, reset filters and other new </w:t>
      </w:r>
      <w:r w:rsidR="00E00E28">
        <w:t xml:space="preserve">IRW </w:t>
      </w:r>
      <w:r w:rsidR="007A2598" w:rsidRPr="00E00E28">
        <w:t>functi</w:t>
      </w:r>
      <w:r w:rsidR="00E00E28">
        <w:t>onality seen by IKEA customers</w:t>
      </w:r>
      <w:r w:rsidR="007A2598" w:rsidRPr="00E00E28">
        <w:t>.</w:t>
      </w:r>
    </w:p>
    <w:p w:rsidR="0010754E" w:rsidRPr="0010754E" w:rsidRDefault="0010754E" w:rsidP="00874413">
      <w:pPr>
        <w:pStyle w:val="BodyText"/>
        <w:numPr>
          <w:ilvl w:val="0"/>
          <w:numId w:val="28"/>
        </w:numPr>
      </w:pPr>
      <w:r>
        <w:t xml:space="preserve">Good to have the JST and results on the same page for better user </w:t>
      </w:r>
      <w:r w:rsidR="009F6C84">
        <w:t>experience. No</w:t>
      </w:r>
      <w:r w:rsidRPr="0010754E">
        <w:t xml:space="preserve"> specific requirement regarding page dimensions. Standard sh</w:t>
      </w:r>
      <w:r w:rsidR="00307FA6">
        <w:t>all</w:t>
      </w:r>
      <w:r w:rsidRPr="0010754E">
        <w:t xml:space="preserve"> be followed.</w:t>
      </w:r>
    </w:p>
    <w:p w:rsidR="009D323D" w:rsidRPr="006822D6" w:rsidRDefault="00CE1957" w:rsidP="00874413">
      <w:pPr>
        <w:pStyle w:val="Templateinstruction"/>
        <w:numPr>
          <w:ilvl w:val="0"/>
          <w:numId w:val="10"/>
        </w:numPr>
        <w:spacing w:after="0"/>
        <w:ind w:left="1434" w:hanging="357"/>
        <w:rPr>
          <w:color w:val="auto"/>
        </w:rPr>
      </w:pPr>
      <w:r w:rsidRPr="006822D6">
        <w:rPr>
          <w:color w:val="auto"/>
        </w:rPr>
        <w:t>Avoid iFrame during solution development.</w:t>
      </w:r>
    </w:p>
    <w:p w:rsidR="009D323D" w:rsidRPr="00861F62" w:rsidRDefault="0010754E" w:rsidP="00874413">
      <w:pPr>
        <w:pStyle w:val="BodyText"/>
        <w:numPr>
          <w:ilvl w:val="0"/>
          <w:numId w:val="10"/>
        </w:numPr>
        <w:ind w:left="1434" w:hanging="357"/>
        <w:rPr>
          <w:i/>
        </w:rPr>
      </w:pPr>
      <w:r w:rsidRPr="00A917CA">
        <w:t>New solution sh</w:t>
      </w:r>
      <w:r w:rsidR="00307FA6">
        <w:t>all</w:t>
      </w:r>
      <w:r w:rsidRPr="00A917CA">
        <w:t xml:space="preserve"> have global content and search result page to be customized</w:t>
      </w:r>
      <w:r w:rsidR="00007C3D">
        <w:t xml:space="preserve"> </w:t>
      </w:r>
      <w:r w:rsidR="00007C3D" w:rsidRPr="00861F62">
        <w:rPr>
          <w:lang w:val="en-US"/>
        </w:rPr>
        <w:t>for SEO. (refer section 6)</w:t>
      </w:r>
    </w:p>
    <w:p w:rsidR="009D323D" w:rsidRPr="006822D6" w:rsidRDefault="00CE1957" w:rsidP="00874413">
      <w:pPr>
        <w:pStyle w:val="Templateinstruction"/>
        <w:numPr>
          <w:ilvl w:val="0"/>
          <w:numId w:val="10"/>
        </w:numPr>
        <w:spacing w:after="0"/>
        <w:ind w:left="1434" w:hanging="357"/>
        <w:rPr>
          <w:color w:val="auto"/>
        </w:rPr>
      </w:pPr>
      <w:r w:rsidRPr="006822D6">
        <w:rPr>
          <w:color w:val="auto"/>
        </w:rPr>
        <w:t xml:space="preserve">The same jobs search module is reused in multiple pages on IRW today. Updates to these web pages </w:t>
      </w:r>
      <w:r w:rsidR="005725E6">
        <w:rPr>
          <w:color w:val="auto"/>
        </w:rPr>
        <w:t>shall</w:t>
      </w:r>
      <w:r w:rsidRPr="006822D6">
        <w:rPr>
          <w:color w:val="auto"/>
        </w:rPr>
        <w:t xml:space="preserve"> be done in all instances.(out of scope for this development project)</w:t>
      </w:r>
    </w:p>
    <w:p w:rsidR="0010754E" w:rsidRDefault="0010754E" w:rsidP="00874413">
      <w:pPr>
        <w:pStyle w:val="BodyText"/>
        <w:numPr>
          <w:ilvl w:val="0"/>
          <w:numId w:val="10"/>
        </w:numPr>
      </w:pPr>
      <w:r>
        <w:t xml:space="preserve">Standard web analytics measurements to be considered for solution </w:t>
      </w:r>
      <w:r w:rsidR="00861F62">
        <w:t xml:space="preserve">development </w:t>
      </w:r>
      <w:r w:rsidR="008E7616">
        <w:t>(refer section 5)</w:t>
      </w:r>
      <w:r>
        <w:t>.</w:t>
      </w:r>
      <w:r w:rsidR="00753B68">
        <w:t xml:space="preserve"> Also, the new solution shall be able </w:t>
      </w:r>
      <w:r w:rsidR="00753B68" w:rsidRPr="00861F62">
        <w:t>to implement universal Telium code on all in-scope new JST pages so we can stitch together the user behaviour from both IRW and the new solution.</w:t>
      </w:r>
      <w:r w:rsidR="00753B68">
        <w:rPr>
          <w:color w:val="1F497D"/>
        </w:rPr>
        <w:t xml:space="preserve"> </w:t>
      </w:r>
    </w:p>
    <w:p w:rsidR="0010754E" w:rsidRDefault="0010754E" w:rsidP="00874413">
      <w:pPr>
        <w:pStyle w:val="BodyText"/>
        <w:numPr>
          <w:ilvl w:val="0"/>
          <w:numId w:val="10"/>
        </w:numPr>
      </w:pPr>
      <w:r>
        <w:t>New solution sh</w:t>
      </w:r>
      <w:r w:rsidR="00307FA6">
        <w:t>all</w:t>
      </w:r>
      <w:r>
        <w:t xml:space="preserve"> be aligned to general security</w:t>
      </w:r>
      <w:r w:rsidR="00007C3D">
        <w:t xml:space="preserve"> (refer section 7)</w:t>
      </w:r>
      <w:r>
        <w:t xml:space="preserve"> and performance standards.</w:t>
      </w:r>
      <w:r w:rsidR="00D918E8">
        <w:t xml:space="preserve"> New developed solution sh</w:t>
      </w:r>
      <w:r w:rsidR="00307FA6">
        <w:t>all</w:t>
      </w:r>
      <w:r w:rsidR="00D918E8">
        <w:t xml:space="preserve"> be designed in order to have low maintenance after deployed to production</w:t>
      </w:r>
      <w:r w:rsidR="00861F62">
        <w:t xml:space="preserve">. </w:t>
      </w:r>
      <w:r w:rsidR="006822D6">
        <w:t>Especially when it comes to display selection values like Countries and locations that change frequently.</w:t>
      </w:r>
    </w:p>
    <w:p w:rsidR="009D323D" w:rsidRPr="00861F62" w:rsidRDefault="00580F03" w:rsidP="00874413">
      <w:pPr>
        <w:pStyle w:val="BodyText"/>
        <w:numPr>
          <w:ilvl w:val="0"/>
          <w:numId w:val="10"/>
        </w:numPr>
        <w:rPr>
          <w:i/>
        </w:rPr>
      </w:pPr>
      <w:r>
        <w:t>Accessibility level sh</w:t>
      </w:r>
      <w:r w:rsidR="00307FA6">
        <w:t>all</w:t>
      </w:r>
      <w:r>
        <w:t xml:space="preserve"> be ‘AA’ compliant.</w:t>
      </w:r>
    </w:p>
    <w:p w:rsidR="009D323D" w:rsidRDefault="009D323D" w:rsidP="000016BD">
      <w:pPr>
        <w:pStyle w:val="Templateinstruction"/>
        <w:rPr>
          <w:i/>
          <w:color w:val="auto"/>
        </w:rPr>
      </w:pPr>
    </w:p>
    <w:p w:rsidR="002874E0" w:rsidRPr="00A7463A" w:rsidRDefault="002874E0" w:rsidP="00724ED6">
      <w:pPr>
        <w:pStyle w:val="BodyText"/>
      </w:pPr>
      <w:r w:rsidRPr="00A7463A">
        <w:t xml:space="preserve">Example of IKEA Jobs pages in a local site: </w:t>
      </w:r>
    </w:p>
    <w:p w:rsidR="002874E0" w:rsidRPr="00A7463A" w:rsidRDefault="00A21704" w:rsidP="00874413">
      <w:pPr>
        <w:pStyle w:val="Templateinstruction"/>
        <w:numPr>
          <w:ilvl w:val="0"/>
          <w:numId w:val="10"/>
        </w:numPr>
        <w:spacing w:after="0"/>
        <w:ind w:left="1434" w:hanging="357"/>
        <w:rPr>
          <w:i/>
          <w:color w:val="auto"/>
        </w:rPr>
      </w:pPr>
      <w:hyperlink r:id="rId23" w:history="1">
        <w:r w:rsidR="00632619" w:rsidRPr="00A7463A">
          <w:rPr>
            <w:rStyle w:val="Hyperlink"/>
            <w:i/>
          </w:rPr>
          <w:t>http://www.ikea.com/ms/en_GB/this-is-ikea/available-jobs/index.html</w:t>
        </w:r>
      </w:hyperlink>
      <w:r w:rsidR="00632619" w:rsidRPr="00A7463A">
        <w:rPr>
          <w:i/>
          <w:color w:val="auto"/>
        </w:rPr>
        <w:t xml:space="preserve"> </w:t>
      </w:r>
      <w:r w:rsidR="002874E0" w:rsidRPr="00A7463A">
        <w:rPr>
          <w:i/>
          <w:color w:val="auto"/>
        </w:rPr>
        <w:t xml:space="preserve"> </w:t>
      </w:r>
    </w:p>
    <w:p w:rsidR="00E04E2A" w:rsidRDefault="00A21704" w:rsidP="00874413">
      <w:pPr>
        <w:pStyle w:val="Templateinstruction"/>
        <w:numPr>
          <w:ilvl w:val="0"/>
          <w:numId w:val="10"/>
        </w:numPr>
        <w:spacing w:after="0"/>
        <w:ind w:left="1434" w:hanging="357"/>
        <w:rPr>
          <w:i/>
          <w:color w:val="auto"/>
        </w:rPr>
      </w:pPr>
      <w:hyperlink r:id="rId24" w:history="1">
        <w:r w:rsidR="00632619" w:rsidRPr="00A7463A">
          <w:rPr>
            <w:rStyle w:val="Hyperlink"/>
            <w:i/>
          </w:rPr>
          <w:t>http://www.ikea.com/ms/en_GB/about-the-ikea-group/available-jobs/index.html</w:t>
        </w:r>
      </w:hyperlink>
      <w:r w:rsidR="00632619" w:rsidRPr="00A7463A">
        <w:rPr>
          <w:i/>
          <w:color w:val="auto"/>
        </w:rPr>
        <w:t xml:space="preserve"> </w:t>
      </w:r>
    </w:p>
    <w:p w:rsidR="00107A33" w:rsidRPr="00870AE0" w:rsidRDefault="00107A33" w:rsidP="00107A33">
      <w:pPr>
        <w:pStyle w:val="Templateinstruction"/>
        <w:spacing w:after="0"/>
        <w:ind w:left="1434"/>
        <w:rPr>
          <w:i/>
          <w:color w:val="auto"/>
        </w:rPr>
      </w:pPr>
    </w:p>
    <w:p w:rsidR="003A1D7A" w:rsidRDefault="00A21704" w:rsidP="003A1D7A">
      <w:pPr>
        <w:pStyle w:val="Templateinstruction"/>
        <w:ind w:left="1440"/>
        <w:rPr>
          <w:i/>
          <w:color w:val="auto"/>
        </w:rPr>
      </w:pPr>
      <w:r w:rsidRPr="00A21704">
        <w:rPr>
          <w:i/>
          <w:noProof/>
          <w:color w:val="auto"/>
          <w:lang w:eastAsia="en-GB"/>
        </w:rPr>
        <w:pict>
          <v:rect id="Rectangle 4" o:spid="_x0000_s1026" style="position:absolute;left:0;text-align:left;margin-left:152.8pt;margin-top:31.45pt;width:210pt;height:59.25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" filled="f" strokecolor="red" strokeweight="1.5pt"/>
        </w:pict>
      </w:r>
      <w:r w:rsidR="00A6238F">
        <w:rPr>
          <w:i/>
          <w:noProof/>
          <w:color w:val="auto"/>
          <w:lang w:val="en-US"/>
        </w:rPr>
        <w:drawing>
          <wp:inline distT="0" distB="0" distL="0" distR="0">
            <wp:extent cx="3726180" cy="2308860"/>
            <wp:effectExtent l="19050" t="0" r="762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726180" cy="2308860"/>
                    </a:xfrm>
                    <a:prstGeom prst="rect">
                      <a:avLst/>
                    </a:prstGeom>
                    <a:noFill/>
                    <a:ln w="9525">
                      <a:noFill/>
                      <a:miter lim="800000"/>
                      <a:headEnd/>
                      <a:tailEnd/>
                    </a:ln>
                  </pic:spPr>
                </pic:pic>
              </a:graphicData>
            </a:graphic>
          </wp:inline>
        </w:drawing>
      </w:r>
    </w:p>
    <w:p w:rsidR="00670BDC" w:rsidRDefault="00670BDC" w:rsidP="007523F8">
      <w:pPr>
        <w:pStyle w:val="Templateinstruction"/>
        <w:ind w:left="1440"/>
        <w:rPr>
          <w:color w:val="auto"/>
        </w:rPr>
      </w:pPr>
    </w:p>
    <w:p w:rsidR="00670BDC" w:rsidRDefault="00670BDC" w:rsidP="00670BDC">
      <w:pPr>
        <w:pStyle w:val="Heading3"/>
      </w:pPr>
      <w:bookmarkStart w:id="51" w:name="_Toc453759109"/>
      <w:bookmarkStart w:id="52" w:name="_Toc455412898"/>
      <w:bookmarkStart w:id="53" w:name="_Toc455412930"/>
      <w:bookmarkStart w:id="54" w:name="_Toc459746499"/>
      <w:r w:rsidRPr="00670BDC">
        <w:t xml:space="preserve">IRW (Mobile </w:t>
      </w:r>
      <w:r w:rsidR="0003625E">
        <w:t>Web</w:t>
      </w:r>
      <w:r w:rsidRPr="00670BDC">
        <w:t>) Requirement Specifications</w:t>
      </w:r>
      <w:bookmarkEnd w:id="51"/>
      <w:bookmarkEnd w:id="52"/>
      <w:bookmarkEnd w:id="53"/>
      <w:bookmarkEnd w:id="54"/>
    </w:p>
    <w:p w:rsidR="00670BDC" w:rsidRDefault="00670BDC" w:rsidP="00874413">
      <w:pPr>
        <w:pStyle w:val="BodyText"/>
        <w:numPr>
          <w:ilvl w:val="0"/>
          <w:numId w:val="22"/>
        </w:numPr>
        <w:ind w:left="1080"/>
      </w:pPr>
      <w:r>
        <w:t>In general, iFrame solution sh</w:t>
      </w:r>
      <w:r w:rsidR="00307FA6">
        <w:t>all</w:t>
      </w:r>
      <w:r>
        <w:t xml:space="preserve"> be avoided.</w:t>
      </w:r>
    </w:p>
    <w:p w:rsidR="00670BDC" w:rsidRDefault="00670BDC" w:rsidP="00874413">
      <w:pPr>
        <w:pStyle w:val="BodyText"/>
        <w:numPr>
          <w:ilvl w:val="0"/>
          <w:numId w:val="22"/>
        </w:numPr>
        <w:ind w:left="1080"/>
      </w:pPr>
      <w:r>
        <w:t>New developed solution sh</w:t>
      </w:r>
      <w:r w:rsidR="00307FA6">
        <w:t>all</w:t>
      </w:r>
      <w:r>
        <w:t xml:space="preserve"> portray IKEA look and feel such as input page sh</w:t>
      </w:r>
      <w:r w:rsidR="00307FA6">
        <w:t>all</w:t>
      </w:r>
      <w:r>
        <w:t xml:space="preserve"> have similar fonts size and colour as IKEA site.</w:t>
      </w:r>
    </w:p>
    <w:p w:rsidR="00670BDC" w:rsidRDefault="00670BDC" w:rsidP="00874413">
      <w:pPr>
        <w:pStyle w:val="BodyText"/>
        <w:numPr>
          <w:ilvl w:val="0"/>
          <w:numId w:val="22"/>
        </w:numPr>
        <w:ind w:left="1080"/>
      </w:pPr>
      <w:r>
        <w:t>Inline and Instant validation sh</w:t>
      </w:r>
      <w:r w:rsidR="00307FA6">
        <w:t>all</w:t>
      </w:r>
      <w:r>
        <w:t xml:space="preserve"> be part of the solution.</w:t>
      </w:r>
      <w:r w:rsidR="002927E4">
        <w:t xml:space="preserve"> Suggestion is to have a config file at the backend rather than hard coded validation in code.</w:t>
      </w:r>
    </w:p>
    <w:p w:rsidR="002927E4" w:rsidRDefault="002927E4" w:rsidP="00874413">
      <w:pPr>
        <w:pStyle w:val="BodyText"/>
        <w:numPr>
          <w:ilvl w:val="0"/>
          <w:numId w:val="22"/>
        </w:numPr>
        <w:ind w:left="1080"/>
      </w:pPr>
      <w:r>
        <w:t xml:space="preserve">Development of UI </w:t>
      </w:r>
      <w:r w:rsidR="005725E6">
        <w:t>shall</w:t>
      </w:r>
      <w:r>
        <w:t xml:space="preserve"> be as per </w:t>
      </w:r>
      <w:r w:rsidR="003220A2">
        <w:t>font style, font size, input fields, dropdowns, buttons, text fields</w:t>
      </w:r>
      <w:r w:rsidR="003426B7">
        <w:t>, touch sensitivity</w:t>
      </w:r>
      <w:r w:rsidR="003220A2">
        <w:t xml:space="preserve"> as mentioned in </w:t>
      </w:r>
      <w:r>
        <w:t>the UI development guidelines for IKEA sites.</w:t>
      </w:r>
    </w:p>
    <w:p w:rsidR="003426B7" w:rsidRDefault="003426B7" w:rsidP="00874413">
      <w:pPr>
        <w:pStyle w:val="BodyText"/>
        <w:numPr>
          <w:ilvl w:val="0"/>
          <w:numId w:val="22"/>
        </w:numPr>
        <w:ind w:left="1080"/>
      </w:pPr>
      <w:r>
        <w:t>Standard web analytics measurements to be considered for solution development.</w:t>
      </w:r>
      <w:r w:rsidR="00007C3D" w:rsidRPr="00007C3D">
        <w:t xml:space="preserve"> </w:t>
      </w:r>
      <w:r w:rsidR="00007C3D">
        <w:t>(refer section 5)</w:t>
      </w:r>
    </w:p>
    <w:p w:rsidR="002927E4" w:rsidRDefault="0003625E" w:rsidP="00874413">
      <w:pPr>
        <w:pStyle w:val="BodyText"/>
        <w:numPr>
          <w:ilvl w:val="0"/>
          <w:numId w:val="22"/>
        </w:numPr>
        <w:ind w:left="1080"/>
      </w:pPr>
      <w:r>
        <w:t>R</w:t>
      </w:r>
      <w:r w:rsidR="002927E4">
        <w:t>es</w:t>
      </w:r>
      <w:r w:rsidR="003220A2">
        <w:t>ponsiveness sh</w:t>
      </w:r>
      <w:r w:rsidR="00307FA6">
        <w:t>all</w:t>
      </w:r>
      <w:r w:rsidR="003220A2">
        <w:t xml:space="preserve"> be handled by the new developed solution.</w:t>
      </w:r>
      <w:r w:rsidR="00DB39EF" w:rsidRPr="00DB39EF">
        <w:t xml:space="preserve"> </w:t>
      </w:r>
    </w:p>
    <w:p w:rsidR="003426B7" w:rsidRPr="00F926E4" w:rsidRDefault="003426B7" w:rsidP="00874413">
      <w:pPr>
        <w:pStyle w:val="BodyText"/>
        <w:numPr>
          <w:ilvl w:val="0"/>
          <w:numId w:val="22"/>
        </w:numPr>
        <w:ind w:left="1080"/>
        <w:rPr>
          <w:lang w:val="en-US"/>
        </w:rPr>
      </w:pPr>
      <w:r w:rsidRPr="003426B7">
        <w:rPr>
          <w:lang w:val="en-US"/>
        </w:rPr>
        <w:t>New solution sh</w:t>
      </w:r>
      <w:r w:rsidR="00307FA6">
        <w:rPr>
          <w:lang w:val="en-US"/>
        </w:rPr>
        <w:t>all</w:t>
      </w:r>
      <w:r w:rsidRPr="003426B7">
        <w:rPr>
          <w:lang w:val="en-US"/>
        </w:rPr>
        <w:t xml:space="preserve"> have global content and search result page to be customized</w:t>
      </w:r>
      <w:r w:rsidR="00007C3D">
        <w:rPr>
          <w:lang w:val="en-US"/>
        </w:rPr>
        <w:t xml:space="preserve"> for SEO. (refer section 6)</w:t>
      </w:r>
    </w:p>
    <w:p w:rsidR="008418DC" w:rsidRPr="00F926E4" w:rsidRDefault="00782A6C" w:rsidP="00874413">
      <w:pPr>
        <w:pStyle w:val="BodyText"/>
        <w:numPr>
          <w:ilvl w:val="0"/>
          <w:numId w:val="22"/>
        </w:numPr>
        <w:ind w:left="1080"/>
      </w:pPr>
      <w:r>
        <w:t xml:space="preserve">NO need to use the IRW </w:t>
      </w:r>
      <w:r w:rsidR="008418DC" w:rsidRPr="00A470F3">
        <w:t>IKEA Header / Footer</w:t>
      </w:r>
      <w:r>
        <w:t>. It is fine to imitate the look and feel based on IKEA style standards.</w:t>
      </w:r>
    </w:p>
    <w:p w:rsidR="003426B7" w:rsidRDefault="003426B7" w:rsidP="00874413">
      <w:pPr>
        <w:pStyle w:val="BodyText"/>
        <w:numPr>
          <w:ilvl w:val="0"/>
          <w:numId w:val="10"/>
        </w:numPr>
        <w:ind w:left="1080"/>
      </w:pPr>
      <w:r>
        <w:t>Standard requirements of infrastructure to be implemented. New solution sh</w:t>
      </w:r>
      <w:r w:rsidR="00307FA6">
        <w:t>all</w:t>
      </w:r>
      <w:r>
        <w:t xml:space="preserve"> be aligned to general security</w:t>
      </w:r>
      <w:r w:rsidR="00007C3D">
        <w:t xml:space="preserve"> (refer section 7)</w:t>
      </w:r>
      <w:r>
        <w:t xml:space="preserve"> and performance standards.</w:t>
      </w:r>
      <w:r w:rsidR="00007C3D">
        <w:t xml:space="preserve"> </w:t>
      </w:r>
      <w:r w:rsidR="00D918E8">
        <w:t>New developed solution sh</w:t>
      </w:r>
      <w:r w:rsidR="00307FA6">
        <w:t>all</w:t>
      </w:r>
      <w:r w:rsidR="00D918E8">
        <w:t xml:space="preserve"> be designed in order to have low maintenance after deployed to production</w:t>
      </w:r>
    </w:p>
    <w:p w:rsidR="003426B7" w:rsidRDefault="003426B7" w:rsidP="00874413">
      <w:pPr>
        <w:pStyle w:val="BodyText"/>
        <w:numPr>
          <w:ilvl w:val="0"/>
          <w:numId w:val="22"/>
        </w:numPr>
        <w:ind w:left="1080"/>
      </w:pPr>
      <w:r>
        <w:t>At</w:t>
      </w:r>
      <w:r w:rsidR="00D33E67">
        <w:t xml:space="preserve"> </w:t>
      </w:r>
      <w:r>
        <w:t xml:space="preserve">least WCAG level </w:t>
      </w:r>
      <w:proofErr w:type="gramStart"/>
      <w:r>
        <w:t>‘A’ compliance</w:t>
      </w:r>
      <w:proofErr w:type="gramEnd"/>
      <w:r>
        <w:t xml:space="preserve"> sh</w:t>
      </w:r>
      <w:r w:rsidR="00307FA6">
        <w:t>all</w:t>
      </w:r>
      <w:r>
        <w:t xml:space="preserve"> be there for new solution.</w:t>
      </w:r>
    </w:p>
    <w:p w:rsidR="00E64E9A" w:rsidRPr="003A1D7A" w:rsidRDefault="0003625E" w:rsidP="00E64E9A">
      <w:pPr>
        <w:pStyle w:val="Heading3"/>
      </w:pPr>
      <w:r>
        <w:t xml:space="preserve"> </w:t>
      </w:r>
      <w:bookmarkStart w:id="55" w:name="_Toc453759110"/>
      <w:bookmarkStart w:id="56" w:name="_Toc455412899"/>
      <w:bookmarkStart w:id="57" w:name="_Toc455412931"/>
      <w:bookmarkStart w:id="58" w:name="_Toc459746500"/>
      <w:r>
        <w:t>NWP (</w:t>
      </w:r>
      <w:r w:rsidR="00E64E9A">
        <w:t>N</w:t>
      </w:r>
      <w:r w:rsidR="001675EE">
        <w:t xml:space="preserve">ew Web </w:t>
      </w:r>
      <w:r>
        <w:t>Platform)</w:t>
      </w:r>
      <w:r w:rsidR="001675EE">
        <w:t xml:space="preserve"> - </w:t>
      </w:r>
      <w:r w:rsidR="00A81DC4">
        <w:t>Requirement Specifications</w:t>
      </w:r>
      <w:bookmarkEnd w:id="55"/>
      <w:bookmarkEnd w:id="56"/>
      <w:bookmarkEnd w:id="57"/>
      <w:bookmarkEnd w:id="58"/>
    </w:p>
    <w:p w:rsidR="00BC1E54" w:rsidRDefault="00BC1E54" w:rsidP="00874413">
      <w:pPr>
        <w:pStyle w:val="BodyText"/>
        <w:numPr>
          <w:ilvl w:val="0"/>
          <w:numId w:val="9"/>
        </w:numPr>
      </w:pPr>
      <w:r>
        <w:t>New solution sh</w:t>
      </w:r>
      <w:r w:rsidR="00307FA6">
        <w:t>all</w:t>
      </w:r>
      <w:r>
        <w:t xml:space="preserve"> be made as much responsive as possible.</w:t>
      </w:r>
    </w:p>
    <w:p w:rsidR="00BC1E54" w:rsidRDefault="00BC1E54" w:rsidP="00874413">
      <w:pPr>
        <w:pStyle w:val="BodyText"/>
        <w:numPr>
          <w:ilvl w:val="0"/>
          <w:numId w:val="9"/>
        </w:numPr>
      </w:pPr>
      <w:r>
        <w:t>New solution sh</w:t>
      </w:r>
      <w:r w:rsidR="00307FA6">
        <w:t>all</w:t>
      </w:r>
      <w:r>
        <w:t xml:space="preserve"> work with URL link along with standard requirements of infrastructure.</w:t>
      </w:r>
    </w:p>
    <w:p w:rsidR="001675EE" w:rsidRDefault="00D83128" w:rsidP="00874413">
      <w:pPr>
        <w:pStyle w:val="BodyText"/>
        <w:numPr>
          <w:ilvl w:val="0"/>
          <w:numId w:val="9"/>
        </w:numPr>
      </w:pPr>
      <w:r>
        <w:lastRenderedPageBreak/>
        <w:t>New solution input field data sh</w:t>
      </w:r>
      <w:r w:rsidR="00307FA6">
        <w:t>all</w:t>
      </w:r>
      <w:r>
        <w:t xml:space="preserve"> be t</w:t>
      </w:r>
      <w:r w:rsidR="00AF3E3F">
        <w:t xml:space="preserve">aken from backend so that </w:t>
      </w:r>
      <w:r>
        <w:t>free text validation can be avoided.</w:t>
      </w:r>
    </w:p>
    <w:p w:rsidR="00BC1E54" w:rsidRDefault="00E537E3" w:rsidP="00874413">
      <w:pPr>
        <w:pStyle w:val="BodyText"/>
        <w:numPr>
          <w:ilvl w:val="0"/>
          <w:numId w:val="9"/>
        </w:numPr>
      </w:pPr>
      <w:r>
        <w:t xml:space="preserve">New developed solution shouldn’t be using iFrame solution as it affects the web analytics of the site. NWP has no control over web analytics of the response from </w:t>
      </w:r>
      <w:r w:rsidR="00F43FE7">
        <w:t xml:space="preserve">IBM Kenexa </w:t>
      </w:r>
      <w:r>
        <w:t>Brassring API.</w:t>
      </w:r>
    </w:p>
    <w:p w:rsidR="00E537E3" w:rsidRDefault="00F43FE7" w:rsidP="00874413">
      <w:pPr>
        <w:pStyle w:val="BodyText"/>
        <w:numPr>
          <w:ilvl w:val="0"/>
          <w:numId w:val="9"/>
        </w:numPr>
      </w:pPr>
      <w:r>
        <w:t xml:space="preserve">IBM Kenexa </w:t>
      </w:r>
      <w:r w:rsidR="00E537E3">
        <w:t xml:space="preserve">Brassring API response within iFrame is not </w:t>
      </w:r>
      <w:r w:rsidR="00366C68">
        <w:t>responsive in nature and scrolling at job result page affects the user experience in negative manner. New developed solution sh</w:t>
      </w:r>
      <w:r w:rsidR="00307FA6">
        <w:t>all</w:t>
      </w:r>
      <w:r w:rsidR="00366C68">
        <w:t xml:space="preserve"> be able to handle it.</w:t>
      </w:r>
    </w:p>
    <w:p w:rsidR="00BC1E54" w:rsidRDefault="00BC1E54" w:rsidP="00874413">
      <w:pPr>
        <w:pStyle w:val="BodyText"/>
        <w:numPr>
          <w:ilvl w:val="0"/>
          <w:numId w:val="9"/>
        </w:numPr>
      </w:pPr>
      <w:r>
        <w:t>Standard web analytics measurements to be considered for solution development.</w:t>
      </w:r>
      <w:r w:rsidR="00007C3D" w:rsidRPr="00007C3D">
        <w:t xml:space="preserve"> </w:t>
      </w:r>
      <w:r w:rsidR="00007C3D">
        <w:t>(refer section 5)</w:t>
      </w:r>
    </w:p>
    <w:p w:rsidR="00BC1E54" w:rsidRDefault="00BC1E54" w:rsidP="00874413">
      <w:pPr>
        <w:pStyle w:val="BodyText"/>
        <w:numPr>
          <w:ilvl w:val="0"/>
          <w:numId w:val="22"/>
        </w:numPr>
        <w:ind w:left="1080"/>
      </w:pPr>
      <w:r>
        <w:t>New solution sh</w:t>
      </w:r>
      <w:r w:rsidR="00307FA6">
        <w:t>all</w:t>
      </w:r>
      <w:r>
        <w:t xml:space="preserve"> be aligned to general security </w:t>
      </w:r>
      <w:r w:rsidR="00007C3D">
        <w:t xml:space="preserve">(refer section 7) </w:t>
      </w:r>
      <w:r>
        <w:t>and performance standards.</w:t>
      </w:r>
      <w:r w:rsidR="00D20A7F">
        <w:t xml:space="preserve"> New developed solution</w:t>
      </w:r>
      <w:r w:rsidR="0012254F">
        <w:t xml:space="preserve"> sh</w:t>
      </w:r>
      <w:r w:rsidR="00307FA6">
        <w:t>all</w:t>
      </w:r>
      <w:r w:rsidR="0012254F">
        <w:t xml:space="preserve"> be designed in order to have low maintenance after deployed to production</w:t>
      </w:r>
      <w:r>
        <w:t>.</w:t>
      </w:r>
    </w:p>
    <w:p w:rsidR="00366C68" w:rsidRPr="00861F62" w:rsidRDefault="00BC1E54" w:rsidP="00874413">
      <w:pPr>
        <w:pStyle w:val="BodyText"/>
        <w:numPr>
          <w:ilvl w:val="0"/>
          <w:numId w:val="9"/>
        </w:numPr>
        <w:rPr>
          <w:lang w:val="en-US"/>
        </w:rPr>
      </w:pPr>
      <w:r>
        <w:t>Accessibility level sh</w:t>
      </w:r>
      <w:r w:rsidR="00307FA6">
        <w:t>all</w:t>
      </w:r>
      <w:r>
        <w:t xml:space="preserve"> be ‘AA’ compliant.</w:t>
      </w:r>
      <w:r w:rsidR="00D33E67">
        <w:t xml:space="preserve"> </w:t>
      </w:r>
      <w:r w:rsidRPr="00BC1E54">
        <w:rPr>
          <w:lang w:val="en-US"/>
        </w:rPr>
        <w:t>New solution sh</w:t>
      </w:r>
      <w:r w:rsidR="00307FA6">
        <w:rPr>
          <w:lang w:val="en-US"/>
        </w:rPr>
        <w:t>all</w:t>
      </w:r>
      <w:r w:rsidRPr="00BC1E54">
        <w:rPr>
          <w:lang w:val="en-US"/>
        </w:rPr>
        <w:t xml:space="preserve"> have global content and search result page to be customized</w:t>
      </w:r>
      <w:r w:rsidR="00007C3D">
        <w:rPr>
          <w:lang w:val="en-US"/>
        </w:rPr>
        <w:t xml:space="preserve"> for SEO. (</w:t>
      </w:r>
      <w:proofErr w:type="gramStart"/>
      <w:r w:rsidR="00007C3D">
        <w:rPr>
          <w:lang w:val="en-US"/>
        </w:rPr>
        <w:t>refer</w:t>
      </w:r>
      <w:proofErr w:type="gramEnd"/>
      <w:r w:rsidR="00007C3D">
        <w:rPr>
          <w:lang w:val="en-US"/>
        </w:rPr>
        <w:t xml:space="preserve"> section 6)</w:t>
      </w:r>
      <w:r w:rsidR="00861F62">
        <w:rPr>
          <w:lang w:val="en-US"/>
        </w:rPr>
        <w:t>.</w:t>
      </w:r>
    </w:p>
    <w:p w:rsidR="00DB39EF" w:rsidRDefault="00DB39EF" w:rsidP="00DB39EF">
      <w:pPr>
        <w:pStyle w:val="Templateinstruction"/>
        <w:ind w:left="1080"/>
        <w:rPr>
          <w:color w:val="auto"/>
        </w:rPr>
      </w:pPr>
    </w:p>
    <w:p w:rsidR="00E64E9A" w:rsidRPr="003A1D7A" w:rsidRDefault="00E64E9A" w:rsidP="00E64E9A">
      <w:pPr>
        <w:pStyle w:val="Heading3"/>
      </w:pPr>
      <w:bookmarkStart w:id="59" w:name="_Toc453759111"/>
      <w:bookmarkStart w:id="60" w:name="_Toc455412900"/>
      <w:bookmarkStart w:id="61" w:name="_Toc455412932"/>
      <w:bookmarkStart w:id="62" w:name="_Toc459746501"/>
      <w:r w:rsidRPr="003A1D7A">
        <w:t xml:space="preserve">IKEA </w:t>
      </w:r>
      <w:r w:rsidR="00DB39EF">
        <w:t>INSIDE</w:t>
      </w:r>
      <w:r>
        <w:t xml:space="preserve"> </w:t>
      </w:r>
      <w:r w:rsidR="00A81DC4">
        <w:t>Requirement Specifications</w:t>
      </w:r>
      <w:bookmarkEnd w:id="59"/>
      <w:bookmarkEnd w:id="60"/>
      <w:bookmarkEnd w:id="61"/>
      <w:bookmarkEnd w:id="62"/>
    </w:p>
    <w:p w:rsidR="00E64E9A" w:rsidRPr="00FD76C6" w:rsidRDefault="00E64E9A" w:rsidP="004130F9">
      <w:pPr>
        <w:pStyle w:val="BodyText"/>
        <w:ind w:left="1440"/>
        <w:rPr>
          <w:color w:val="FF0000"/>
        </w:rPr>
      </w:pPr>
    </w:p>
    <w:p w:rsidR="006C6834" w:rsidRPr="006C6834" w:rsidRDefault="00E3712B" w:rsidP="00874413">
      <w:pPr>
        <w:pStyle w:val="BodyText"/>
        <w:numPr>
          <w:ilvl w:val="0"/>
          <w:numId w:val="21"/>
        </w:numPr>
      </w:pPr>
      <w:r>
        <w:t>T</w:t>
      </w:r>
      <w:r w:rsidR="005512F2" w:rsidRPr="00E3712B">
        <w:t xml:space="preserve">he list of languages </w:t>
      </w:r>
      <w:r w:rsidR="00545E0C" w:rsidRPr="00E3712B">
        <w:t>seen</w:t>
      </w:r>
      <w:r w:rsidR="005512F2" w:rsidRPr="00E3712B">
        <w:t xml:space="preserve"> on Inside </w:t>
      </w:r>
      <w:r w:rsidR="00F20A04">
        <w:t xml:space="preserve">job vacancy portal </w:t>
      </w:r>
      <w:r>
        <w:t>sh</w:t>
      </w:r>
      <w:r w:rsidR="00307FA6">
        <w:t>all</w:t>
      </w:r>
      <w:r>
        <w:t xml:space="preserve"> be replaced </w:t>
      </w:r>
      <w:r w:rsidR="005512F2" w:rsidRPr="00E3712B">
        <w:t xml:space="preserve">with </w:t>
      </w:r>
      <w:r w:rsidR="00545E0C" w:rsidRPr="00E3712B">
        <w:t>the</w:t>
      </w:r>
      <w:r w:rsidR="005512F2" w:rsidRPr="00E3712B">
        <w:t xml:space="preserve"> </w:t>
      </w:r>
      <w:r>
        <w:t xml:space="preserve">URL redirected to the new designed Job </w:t>
      </w:r>
      <w:r w:rsidR="007346D7" w:rsidRPr="00E3712B">
        <w:t xml:space="preserve">Search </w:t>
      </w:r>
      <w:r w:rsidR="00545E0C" w:rsidRPr="00E3712B">
        <w:t>solution</w:t>
      </w:r>
      <w:r w:rsidR="007346D7" w:rsidRPr="00E3712B">
        <w:t xml:space="preserve"> - </w:t>
      </w:r>
      <w:hyperlink r:id="rId26" w:history="1">
        <w:r w:rsidR="006C6834" w:rsidRPr="00790D05">
          <w:rPr>
            <w:rStyle w:val="Hyperlink"/>
          </w:rPr>
          <w:t>https://inside.ikea.com/careerlearning/JobVacancies/Pages/default.aspx</w:t>
        </w:r>
      </w:hyperlink>
      <w:r w:rsidR="006C6834">
        <w:t xml:space="preserve"> </w:t>
      </w:r>
    </w:p>
    <w:p w:rsidR="006C6834" w:rsidRDefault="00A21704" w:rsidP="002A1AAF">
      <w:pPr>
        <w:pStyle w:val="BodyText"/>
        <w:rPr>
          <w:color w:val="FF0000"/>
        </w:rPr>
      </w:pPr>
      <w:r w:rsidRPr="00A21704">
        <w:rPr>
          <w:i/>
          <w:noProof/>
          <w:lang w:eastAsia="en-GB"/>
        </w:rPr>
        <w:pict>
          <v:rect id="Rectangle 5" o:spid="_x0000_s1027" style="position:absolute;left:0;text-align:left;margin-left:126.55pt;margin-top:138.55pt;width:163.5pt;height:103.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" filled="f" strokecolor="red" strokeweight="1.5pt"/>
        </w:pict>
      </w:r>
      <w:r w:rsidR="00A6238F">
        <w:rPr>
          <w:noProof/>
          <w:color w:val="FF0000"/>
          <w:lang w:val="en-US"/>
        </w:rPr>
        <w:drawing>
          <wp:inline distT="0" distB="0" distL="0" distR="0">
            <wp:extent cx="3611880" cy="3185160"/>
            <wp:effectExtent l="1905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611880" cy="3185160"/>
                    </a:xfrm>
                    <a:prstGeom prst="rect">
                      <a:avLst/>
                    </a:prstGeom>
                    <a:noFill/>
                    <a:ln w="9525">
                      <a:noFill/>
                      <a:miter lim="800000"/>
                      <a:headEnd/>
                      <a:tailEnd/>
                    </a:ln>
                  </pic:spPr>
                </pic:pic>
              </a:graphicData>
            </a:graphic>
          </wp:inline>
        </w:drawing>
      </w:r>
    </w:p>
    <w:p w:rsidR="008B6C21" w:rsidRDefault="008B6C21" w:rsidP="002A1AAF">
      <w:pPr>
        <w:pStyle w:val="BodyText"/>
        <w:rPr>
          <w:color w:val="FF0000"/>
        </w:rPr>
      </w:pPr>
    </w:p>
    <w:p w:rsidR="008B6C21" w:rsidRPr="008B6C21" w:rsidRDefault="00F531ED" w:rsidP="00874413">
      <w:pPr>
        <w:pStyle w:val="BodyText"/>
        <w:numPr>
          <w:ilvl w:val="0"/>
          <w:numId w:val="11"/>
        </w:numPr>
        <w:rPr>
          <w:color w:val="000000"/>
        </w:rPr>
      </w:pPr>
      <w:r w:rsidRPr="00F531ED">
        <w:rPr>
          <w:color w:val="000000"/>
        </w:rPr>
        <w:t>The new designed and developed tool URL sh</w:t>
      </w:r>
      <w:r w:rsidR="00307FA6">
        <w:rPr>
          <w:color w:val="000000"/>
        </w:rPr>
        <w:t>all</w:t>
      </w:r>
      <w:r w:rsidRPr="00F531ED">
        <w:rPr>
          <w:color w:val="000000"/>
        </w:rPr>
        <w:t xml:space="preserve"> end with </w:t>
      </w:r>
      <w:r w:rsidRPr="00F531ED">
        <w:rPr>
          <w:b/>
          <w:color w:val="000000"/>
        </w:rPr>
        <w:t>ikea.com</w:t>
      </w:r>
      <w:r w:rsidRPr="00F531ED">
        <w:rPr>
          <w:color w:val="000000"/>
        </w:rPr>
        <w:t xml:space="preserve"> and </w:t>
      </w:r>
      <w:r w:rsidR="005725E6">
        <w:rPr>
          <w:color w:val="000000"/>
        </w:rPr>
        <w:t>shall</w:t>
      </w:r>
      <w:r w:rsidRPr="00F531ED">
        <w:rPr>
          <w:color w:val="000000"/>
        </w:rPr>
        <w:t xml:space="preserve"> be </w:t>
      </w:r>
      <w:r w:rsidRPr="00F531ED">
        <w:rPr>
          <w:b/>
          <w:color w:val="000000"/>
        </w:rPr>
        <w:t>SSL enabled</w:t>
      </w:r>
      <w:r w:rsidR="0085788C">
        <w:t>.</w:t>
      </w:r>
      <w:r w:rsidR="00861F62">
        <w:t xml:space="preserve"> </w:t>
      </w:r>
      <w:r w:rsidR="0085788C">
        <w:t>New solution sh</w:t>
      </w:r>
      <w:r w:rsidR="00307FA6">
        <w:t>all</w:t>
      </w:r>
      <w:r w:rsidR="0085788C">
        <w:t xml:space="preserve"> also follow standard requirements of infrastructure</w:t>
      </w:r>
      <w:r w:rsidR="00007C3D">
        <w:t xml:space="preserve"> and security (refer section 7)</w:t>
      </w:r>
      <w:r w:rsidR="007159E2">
        <w:t>.</w:t>
      </w:r>
    </w:p>
    <w:p w:rsidR="00B46A16" w:rsidRDefault="00B46A16" w:rsidP="00874413">
      <w:pPr>
        <w:pStyle w:val="BodyText"/>
        <w:numPr>
          <w:ilvl w:val="0"/>
          <w:numId w:val="11"/>
        </w:numPr>
      </w:pPr>
      <w:r>
        <w:t>Internal employee sh</w:t>
      </w:r>
      <w:r w:rsidR="00307FA6">
        <w:t>all</w:t>
      </w:r>
      <w:r>
        <w:t xml:space="preserve"> be able to see </w:t>
      </w:r>
      <w:r w:rsidR="00D33E67">
        <w:t xml:space="preserve">Jobs posted to the Internal Gateway </w:t>
      </w:r>
    </w:p>
    <w:p w:rsidR="00B46A16" w:rsidRDefault="00B46A16" w:rsidP="00874413">
      <w:pPr>
        <w:pStyle w:val="BodyText"/>
        <w:numPr>
          <w:ilvl w:val="0"/>
          <w:numId w:val="11"/>
        </w:numPr>
      </w:pPr>
      <w:r>
        <w:lastRenderedPageBreak/>
        <w:t>No specific requirement on the look and feel of the new developed solution.</w:t>
      </w:r>
      <w:r w:rsidR="00BC1E54">
        <w:t xml:space="preserve"> </w:t>
      </w:r>
      <w:r w:rsidR="00CE7080">
        <w:t>The new solution shall be responsive in nature.</w:t>
      </w:r>
    </w:p>
    <w:p w:rsidR="00312761" w:rsidRDefault="00F20A04" w:rsidP="00874413">
      <w:pPr>
        <w:pStyle w:val="BodyText"/>
        <w:numPr>
          <w:ilvl w:val="0"/>
          <w:numId w:val="11"/>
        </w:numPr>
      </w:pPr>
      <w:r>
        <w:t xml:space="preserve"> New developed solution URL sh</w:t>
      </w:r>
      <w:r w:rsidR="00307FA6">
        <w:t>all</w:t>
      </w:r>
      <w:r>
        <w:t xml:space="preserve"> be</w:t>
      </w:r>
      <w:r w:rsidR="00861F62">
        <w:t xml:space="preserve"> placed in middle column (width</w:t>
      </w:r>
      <w:r>
        <w:t>: 560px). The new developed solution URL sh</w:t>
      </w:r>
      <w:r w:rsidR="00307FA6">
        <w:t>all</w:t>
      </w:r>
      <w:r>
        <w:t xml:space="preserve"> be accessible from ICN</w:t>
      </w:r>
      <w:r w:rsidR="00861F62">
        <w:t>.</w:t>
      </w:r>
    </w:p>
    <w:p w:rsidR="0085788C" w:rsidRDefault="0085788C" w:rsidP="00874413">
      <w:pPr>
        <w:pStyle w:val="BodyText"/>
        <w:numPr>
          <w:ilvl w:val="0"/>
          <w:numId w:val="11"/>
        </w:numPr>
      </w:pPr>
      <w:r>
        <w:t>New solution sh</w:t>
      </w:r>
      <w:r w:rsidR="00307FA6">
        <w:t>all</w:t>
      </w:r>
      <w:r>
        <w:t xml:space="preserve"> be aligned to general performance standards. </w:t>
      </w:r>
      <w:r w:rsidR="00D918E8">
        <w:t>New developed solution sh</w:t>
      </w:r>
      <w:r w:rsidR="00307FA6">
        <w:t>all</w:t>
      </w:r>
      <w:r w:rsidR="00D918E8">
        <w:t xml:space="preserve"> be designed in order to have low maintenance after deployed to production</w:t>
      </w:r>
      <w:r>
        <w:t>.</w:t>
      </w:r>
    </w:p>
    <w:p w:rsidR="0085788C" w:rsidRDefault="0085788C" w:rsidP="00874413">
      <w:pPr>
        <w:pStyle w:val="BodyText"/>
        <w:numPr>
          <w:ilvl w:val="0"/>
          <w:numId w:val="11"/>
        </w:numPr>
      </w:pPr>
      <w:r>
        <w:t>Accessibility level sh</w:t>
      </w:r>
      <w:r w:rsidR="00307FA6">
        <w:t>all</w:t>
      </w:r>
      <w:r>
        <w:t xml:space="preserve"> be ‘AA’ compliant.</w:t>
      </w:r>
    </w:p>
    <w:p w:rsidR="0031578A" w:rsidRPr="00A7463A" w:rsidRDefault="0031578A" w:rsidP="002A1AAF">
      <w:pPr>
        <w:pStyle w:val="BodyText"/>
        <w:rPr>
          <w:color w:val="FF0000"/>
        </w:rPr>
      </w:pPr>
    </w:p>
    <w:p w:rsidR="00D82F05" w:rsidRDefault="00D82F05" w:rsidP="003468F0">
      <w:pPr>
        <w:pStyle w:val="Heading3"/>
      </w:pPr>
      <w:bookmarkStart w:id="63" w:name="_Toc453759112"/>
      <w:bookmarkStart w:id="64" w:name="_Toc455412901"/>
      <w:bookmarkStart w:id="65" w:name="_Toc455412933"/>
      <w:bookmarkStart w:id="66" w:name="_Toc459746502"/>
      <w:r w:rsidRPr="003468F0">
        <w:t>Affected Business Capability</w:t>
      </w:r>
      <w:bookmarkEnd w:id="63"/>
      <w:bookmarkEnd w:id="64"/>
      <w:bookmarkEnd w:id="65"/>
      <w:bookmarkEnd w:id="66"/>
    </w:p>
    <w:p w:rsidR="00CE2CA9" w:rsidRPr="00CE2CA9" w:rsidRDefault="00A7463A" w:rsidP="00CE2CA9">
      <w:pPr>
        <w:pStyle w:val="BodyText"/>
      </w:pPr>
      <w:r>
        <w:t>Customer Support</w:t>
      </w:r>
    </w:p>
    <w:p w:rsidR="00986B33" w:rsidRDefault="000E665F" w:rsidP="003468F0">
      <w:pPr>
        <w:pStyle w:val="Heading3"/>
      </w:pPr>
      <w:bookmarkStart w:id="67" w:name="_Toc320189246"/>
      <w:bookmarkStart w:id="68" w:name="_Toc320189571"/>
      <w:bookmarkStart w:id="69" w:name="_Toc453759113"/>
      <w:bookmarkStart w:id="70" w:name="_Toc455412902"/>
      <w:bookmarkStart w:id="71" w:name="_Toc455412934"/>
      <w:bookmarkStart w:id="72" w:name="_Toc459746503"/>
      <w:r w:rsidRPr="00277654">
        <w:t>Business current state</w:t>
      </w:r>
      <w:r w:rsidR="0098704E" w:rsidRPr="00277654">
        <w:t>/</w:t>
      </w:r>
      <w:r w:rsidR="00986B33" w:rsidRPr="00277654">
        <w:t>solution</w:t>
      </w:r>
      <w:bookmarkEnd w:id="67"/>
      <w:bookmarkEnd w:id="68"/>
      <w:bookmarkEnd w:id="69"/>
      <w:bookmarkEnd w:id="70"/>
      <w:bookmarkEnd w:id="71"/>
      <w:bookmarkEnd w:id="72"/>
    </w:p>
    <w:p w:rsidR="007662C7" w:rsidRDefault="001F1527" w:rsidP="007662C7">
      <w:pPr>
        <w:pStyle w:val="BodyText"/>
      </w:pPr>
      <w:r w:rsidRPr="007662C7">
        <w:t>Today in</w:t>
      </w:r>
      <w:r w:rsidR="002874E0" w:rsidRPr="007662C7">
        <w:t xml:space="preserve"> IRW </w:t>
      </w:r>
      <w:r w:rsidRPr="007662C7">
        <w:t xml:space="preserve">the </w:t>
      </w:r>
      <w:r w:rsidR="002874E0" w:rsidRPr="007662C7">
        <w:t xml:space="preserve">IKEA Jobs search page uses a </w:t>
      </w:r>
      <w:r w:rsidR="007662C7">
        <w:t>custom</w:t>
      </w:r>
      <w:r w:rsidRPr="007662C7">
        <w:t xml:space="preserve"> </w:t>
      </w:r>
      <w:r w:rsidR="002874E0" w:rsidRPr="007662C7">
        <w:t>solution to present dropdown options for searching</w:t>
      </w:r>
      <w:r w:rsidR="007662C7">
        <w:t xml:space="preserve"> all IKEA</w:t>
      </w:r>
      <w:r w:rsidR="002874E0" w:rsidRPr="007662C7">
        <w:t xml:space="preserve"> jobs</w:t>
      </w:r>
      <w:r w:rsidR="007662C7">
        <w:t>, globally</w:t>
      </w:r>
      <w:r w:rsidR="004E1852" w:rsidRPr="007662C7">
        <w:t xml:space="preserve">. </w:t>
      </w:r>
      <w:r w:rsidR="007662C7">
        <w:t>The current functionality</w:t>
      </w:r>
      <w:r w:rsidR="004E1852" w:rsidRPr="007662C7">
        <w:t xml:space="preserve"> is </w:t>
      </w:r>
      <w:r w:rsidR="002874E0" w:rsidRPr="007662C7">
        <w:t>difficu</w:t>
      </w:r>
      <w:r w:rsidR="007662C7">
        <w:t xml:space="preserve">lt to update or change </w:t>
      </w:r>
      <w:r w:rsidRPr="007662C7">
        <w:t>easily.</w:t>
      </w:r>
      <w:r w:rsidR="004E1852" w:rsidRPr="007662C7">
        <w:t xml:space="preserve"> </w:t>
      </w:r>
    </w:p>
    <w:p w:rsidR="009643E3" w:rsidRPr="000F7B56" w:rsidRDefault="004B4CB4" w:rsidP="00874413">
      <w:pPr>
        <w:pStyle w:val="BodyText"/>
        <w:numPr>
          <w:ilvl w:val="0"/>
          <w:numId w:val="16"/>
        </w:numPr>
      </w:pPr>
      <w:r w:rsidRPr="004B4CB4">
        <w:rPr>
          <w:b/>
          <w:lang w:val="en-US"/>
        </w:rPr>
        <w:t>Sub issue 1</w:t>
      </w:r>
      <w:r w:rsidR="009643E3" w:rsidRPr="000F7B56">
        <w:rPr>
          <w:lang w:val="en-US"/>
        </w:rPr>
        <w:t xml:space="preserve">: Current improved job search selection functionality is not available for internal candidates (IKEA </w:t>
      </w:r>
      <w:r w:rsidR="00DB39EF">
        <w:rPr>
          <w:lang w:val="en-US"/>
        </w:rPr>
        <w:t>INSIDE</w:t>
      </w:r>
      <w:r w:rsidR="009643E3" w:rsidRPr="000F7B56">
        <w:rPr>
          <w:lang w:val="en-US"/>
        </w:rPr>
        <w:t xml:space="preserve">). </w:t>
      </w:r>
    </w:p>
    <w:p w:rsidR="009643E3" w:rsidRPr="000F7B56" w:rsidRDefault="004B4CB4" w:rsidP="00874413">
      <w:pPr>
        <w:pStyle w:val="BodyText"/>
        <w:numPr>
          <w:ilvl w:val="0"/>
          <w:numId w:val="16"/>
        </w:numPr>
      </w:pPr>
      <w:r w:rsidRPr="004B4CB4">
        <w:rPr>
          <w:b/>
          <w:lang w:val="en-US"/>
        </w:rPr>
        <w:t>Sub issue 2</w:t>
      </w:r>
      <w:r w:rsidR="009643E3" w:rsidRPr="000F7B56">
        <w:rPr>
          <w:lang w:val="en-US"/>
        </w:rPr>
        <w:t>: Incorrect entries through lack of interface between Kenexa and Job Search module. High manual maintenance effort on IRW, NWP and IBM.</w:t>
      </w:r>
    </w:p>
    <w:p w:rsidR="009643E3" w:rsidRPr="000F7B56" w:rsidRDefault="004B4CB4" w:rsidP="00874413">
      <w:pPr>
        <w:pStyle w:val="BodyText"/>
        <w:numPr>
          <w:ilvl w:val="0"/>
          <w:numId w:val="16"/>
        </w:numPr>
      </w:pPr>
      <w:r w:rsidRPr="004B4CB4">
        <w:rPr>
          <w:b/>
          <w:lang w:val="en-US"/>
        </w:rPr>
        <w:t>Sub issue 3</w:t>
      </w:r>
      <w:r w:rsidR="009643E3" w:rsidRPr="000F7B56">
        <w:rPr>
          <w:lang w:val="en-US"/>
        </w:rPr>
        <w:t>: Job search functionality has language as first selection criteria and that needs to be changed to country as first selection criteria to allow a satisfying candidate experience. Moreover a suggestive search result in dropdown lists and a display of search results are requested enhancements.</w:t>
      </w:r>
    </w:p>
    <w:p w:rsidR="00142805" w:rsidRPr="00142805" w:rsidRDefault="004B4CB4" w:rsidP="00874413">
      <w:pPr>
        <w:pStyle w:val="BodyText"/>
        <w:numPr>
          <w:ilvl w:val="0"/>
          <w:numId w:val="16"/>
        </w:numPr>
        <w:autoSpaceDE w:val="0"/>
        <w:autoSpaceDN w:val="0"/>
        <w:rPr>
          <w:rFonts w:ascii="Calibri" w:hAnsi="Calibri"/>
          <w:sz w:val="22"/>
          <w:szCs w:val="22"/>
          <w:lang w:val="en-US"/>
        </w:rPr>
      </w:pPr>
      <w:r w:rsidRPr="004B4CB4">
        <w:rPr>
          <w:b/>
          <w:lang w:val="en-US"/>
        </w:rPr>
        <w:t>Sub issue 4</w:t>
      </w:r>
      <w:r w:rsidR="009643E3" w:rsidRPr="00142805">
        <w:rPr>
          <w:lang w:val="en-US"/>
        </w:rPr>
        <w:t xml:space="preserve">: Not all countries are </w:t>
      </w:r>
      <w:r w:rsidR="00142805" w:rsidRPr="00142805">
        <w:rPr>
          <w:lang w:val="en-US"/>
        </w:rPr>
        <w:t>connected</w:t>
      </w:r>
      <w:r w:rsidR="009643E3" w:rsidRPr="00142805">
        <w:rPr>
          <w:lang w:val="en-US"/>
        </w:rPr>
        <w:t xml:space="preserve"> to </w:t>
      </w:r>
      <w:r w:rsidR="00142805" w:rsidRPr="00142805">
        <w:rPr>
          <w:lang w:val="en-US"/>
        </w:rPr>
        <w:t>the</w:t>
      </w:r>
      <w:r w:rsidR="009643E3" w:rsidRPr="00142805">
        <w:rPr>
          <w:lang w:val="en-US"/>
        </w:rPr>
        <w:t xml:space="preserve"> Job Search Tool on IKEA.com (for example, Russia) due to failure to integrate newly created Russian TG with a Job Search Tool</w:t>
      </w:r>
      <w:r w:rsidR="00142805" w:rsidRPr="00142805">
        <w:rPr>
          <w:lang w:val="en-US"/>
        </w:rPr>
        <w:t>.</w:t>
      </w:r>
    </w:p>
    <w:p w:rsidR="00142805" w:rsidRPr="00142805" w:rsidRDefault="004B4CB4" w:rsidP="00874413">
      <w:pPr>
        <w:pStyle w:val="BodyText"/>
        <w:numPr>
          <w:ilvl w:val="0"/>
          <w:numId w:val="16"/>
        </w:numPr>
        <w:autoSpaceDE w:val="0"/>
        <w:autoSpaceDN w:val="0"/>
        <w:rPr>
          <w:rFonts w:ascii="Calibri" w:hAnsi="Calibri"/>
          <w:sz w:val="22"/>
          <w:szCs w:val="22"/>
          <w:lang w:val="en-US"/>
        </w:rPr>
      </w:pPr>
      <w:r w:rsidRPr="004B4CB4">
        <w:rPr>
          <w:b/>
          <w:lang w:val="en-US"/>
        </w:rPr>
        <w:t>Sub issue 5</w:t>
      </w:r>
      <w:r w:rsidR="009643E3" w:rsidRPr="00142805">
        <w:rPr>
          <w:lang w:val="en-US"/>
        </w:rPr>
        <w:t xml:space="preserve">: The current job search tool </w:t>
      </w:r>
      <w:r w:rsidR="00142805" w:rsidRPr="00142805">
        <w:rPr>
          <w:lang w:val="en-US"/>
        </w:rPr>
        <w:t xml:space="preserve">does not allow </w:t>
      </w:r>
      <w:proofErr w:type="gramStart"/>
      <w:r w:rsidR="00142805" w:rsidRPr="00142805">
        <w:rPr>
          <w:lang w:val="en-US"/>
        </w:rPr>
        <w:t>to switch</w:t>
      </w:r>
      <w:proofErr w:type="gramEnd"/>
      <w:r w:rsidR="00142805" w:rsidRPr="00142805">
        <w:rPr>
          <w:lang w:val="en-US"/>
        </w:rPr>
        <w:t xml:space="preserve"> on the WCAG technology for the responsive design candidate experience within </w:t>
      </w:r>
      <w:r w:rsidR="00F43FE7">
        <w:rPr>
          <w:lang w:val="en-US"/>
        </w:rPr>
        <w:t xml:space="preserve">IBM </w:t>
      </w:r>
      <w:r w:rsidR="00142805" w:rsidRPr="00142805">
        <w:rPr>
          <w:lang w:val="en-US"/>
        </w:rPr>
        <w:t xml:space="preserve">Kenexa Brassring. </w:t>
      </w:r>
      <w:r w:rsidR="00142805" w:rsidRPr="00312761">
        <w:rPr>
          <w:lang w:val="en-US"/>
        </w:rPr>
        <w:t>This is preventing solution enhancement</w:t>
      </w:r>
      <w:r w:rsidR="00312761">
        <w:rPr>
          <w:lang w:val="en-US"/>
        </w:rPr>
        <w:t>.</w:t>
      </w:r>
    </w:p>
    <w:p w:rsidR="009643E3" w:rsidRPr="000F7B56" w:rsidRDefault="009643E3" w:rsidP="00142805">
      <w:pPr>
        <w:pStyle w:val="BodyText"/>
        <w:ind w:left="1800"/>
      </w:pPr>
    </w:p>
    <w:p w:rsidR="0013374C" w:rsidRPr="00FD76C6" w:rsidRDefault="0013374C" w:rsidP="00011085">
      <w:pPr>
        <w:pStyle w:val="BodyText"/>
        <w:rPr>
          <w:b/>
        </w:rPr>
      </w:pPr>
      <w:r w:rsidRPr="00FD76C6">
        <w:rPr>
          <w:b/>
        </w:rPr>
        <w:t xml:space="preserve">IKEA Jobs pages in a local site examples are: </w:t>
      </w:r>
    </w:p>
    <w:p w:rsidR="0013374C" w:rsidRDefault="0013374C" w:rsidP="00874413">
      <w:pPr>
        <w:pStyle w:val="BodyText"/>
        <w:numPr>
          <w:ilvl w:val="0"/>
          <w:numId w:val="13"/>
        </w:numPr>
      </w:pPr>
      <w:r>
        <w:rPr>
          <w:b/>
          <w:bCs/>
        </w:rPr>
        <w:t>Working at IKEA</w:t>
      </w:r>
      <w:r w:rsidR="00B6710C">
        <w:rPr>
          <w:b/>
          <w:bCs/>
        </w:rPr>
        <w:t xml:space="preserve"> Entry point</w:t>
      </w:r>
      <w:r>
        <w:t>:</w:t>
      </w:r>
      <w:r w:rsidR="001348EE">
        <w:t xml:space="preserve"> </w:t>
      </w:r>
      <w:hyperlink r:id="rId28" w:history="1">
        <w:r>
          <w:rPr>
            <w:rStyle w:val="Hyperlink"/>
          </w:rPr>
          <w:t>http://www.ikea.com/ms/en_GB/this-is-ikea/working-at-the-ikea-group/index.html</w:t>
        </w:r>
      </w:hyperlink>
    </w:p>
    <w:p w:rsidR="0013374C" w:rsidRDefault="0013374C" w:rsidP="00874413">
      <w:pPr>
        <w:pStyle w:val="BodyText"/>
        <w:numPr>
          <w:ilvl w:val="0"/>
          <w:numId w:val="13"/>
        </w:numPr>
      </w:pPr>
      <w:r>
        <w:rPr>
          <w:b/>
          <w:bCs/>
        </w:rPr>
        <w:t>Jobs Landing 1</w:t>
      </w:r>
      <w:r>
        <w:t>:</w:t>
      </w:r>
      <w:r w:rsidR="001348EE">
        <w:t xml:space="preserve"> </w:t>
      </w:r>
      <w:hyperlink r:id="rId29" w:history="1">
        <w:r>
          <w:rPr>
            <w:rStyle w:val="Hyperlink"/>
          </w:rPr>
          <w:t>http://www.ikea.com/ms/en_GB/this-is-ikea/available-jobs/index.html</w:t>
        </w:r>
      </w:hyperlink>
    </w:p>
    <w:p w:rsidR="00D26510" w:rsidRDefault="0013374C" w:rsidP="00874413">
      <w:pPr>
        <w:pStyle w:val="BodyText"/>
        <w:numPr>
          <w:ilvl w:val="0"/>
          <w:numId w:val="13"/>
        </w:numPr>
      </w:pPr>
      <w:r>
        <w:rPr>
          <w:b/>
          <w:bCs/>
        </w:rPr>
        <w:t>Jobs Landing 2</w:t>
      </w:r>
      <w:r>
        <w:t xml:space="preserve">: </w:t>
      </w:r>
      <w:hyperlink r:id="rId30" w:history="1">
        <w:r w:rsidRPr="00A7066D">
          <w:rPr>
            <w:rStyle w:val="Hyperlink"/>
          </w:rPr>
          <w:t>http://www.ikea.com/ms/en_GB/about-the-ikea-group/available-jobs/index.html</w:t>
        </w:r>
      </w:hyperlink>
      <w:r>
        <w:t xml:space="preserve"> </w:t>
      </w:r>
    </w:p>
    <w:p w:rsidR="00D26510" w:rsidRDefault="00D26510" w:rsidP="00874413">
      <w:pPr>
        <w:pStyle w:val="BodyText"/>
        <w:numPr>
          <w:ilvl w:val="0"/>
          <w:numId w:val="13"/>
        </w:numPr>
      </w:pPr>
      <w:r w:rsidRPr="00D26510">
        <w:rPr>
          <w:b/>
          <w:bCs/>
        </w:rPr>
        <w:t>Back to Search CTA -</w:t>
      </w:r>
      <w:r>
        <w:t xml:space="preserve">  when in </w:t>
      </w:r>
      <w:proofErr w:type="spellStart"/>
      <w:r w:rsidR="000750D5">
        <w:rPr>
          <w:b/>
        </w:rPr>
        <w:t>sjobs</w:t>
      </w:r>
      <w:r w:rsidRPr="00D26510">
        <w:rPr>
          <w:b/>
        </w:rPr>
        <w:t>.brassring</w:t>
      </w:r>
      <w:proofErr w:type="spellEnd"/>
      <w:r w:rsidRPr="00D26510">
        <w:rPr>
          <w:b/>
        </w:rPr>
        <w:t xml:space="preserve"> pages</w:t>
      </w:r>
      <w:r w:rsidRPr="00D26510">
        <w:rPr>
          <w:i/>
        </w:rPr>
        <w:t xml:space="preserve"> (as currently </w:t>
      </w:r>
      <w:proofErr w:type="spellStart"/>
      <w:r w:rsidRPr="00D26510">
        <w:rPr>
          <w:i/>
        </w:rPr>
        <w:t>iframe</w:t>
      </w:r>
      <w:proofErr w:type="spellEnd"/>
      <w:r w:rsidRPr="00D26510">
        <w:rPr>
          <w:i/>
        </w:rPr>
        <w:t xml:space="preserve"> solutions)</w:t>
      </w:r>
    </w:p>
    <w:p w:rsidR="007512FE" w:rsidRDefault="007512FE" w:rsidP="00011085">
      <w:pPr>
        <w:pStyle w:val="BodyText"/>
        <w:rPr>
          <w:b/>
        </w:rPr>
      </w:pPr>
    </w:p>
    <w:p w:rsidR="007512FE" w:rsidRDefault="007512FE" w:rsidP="00011085">
      <w:pPr>
        <w:pStyle w:val="BodyText"/>
        <w:rPr>
          <w:b/>
        </w:rPr>
      </w:pPr>
    </w:p>
    <w:p w:rsidR="0013374C" w:rsidRPr="00011085" w:rsidRDefault="000750D5" w:rsidP="00011085">
      <w:pPr>
        <w:pStyle w:val="BodyText"/>
        <w:rPr>
          <w:b/>
        </w:rPr>
      </w:pPr>
      <w:proofErr w:type="spellStart"/>
      <w:proofErr w:type="gramStart"/>
      <w:r>
        <w:rPr>
          <w:b/>
        </w:rPr>
        <w:t>sjobs</w:t>
      </w:r>
      <w:r w:rsidR="0013374C" w:rsidRPr="00011085">
        <w:rPr>
          <w:b/>
        </w:rPr>
        <w:t>.brassring</w:t>
      </w:r>
      <w:proofErr w:type="spellEnd"/>
      <w:proofErr w:type="gramEnd"/>
      <w:r w:rsidR="0013374C" w:rsidRPr="00011085">
        <w:rPr>
          <w:b/>
        </w:rPr>
        <w:t xml:space="preserve"> pages</w:t>
      </w:r>
      <w:r w:rsidR="00757597" w:rsidRPr="00757597">
        <w:rPr>
          <w:i/>
        </w:rPr>
        <w:t xml:space="preserve"> (as </w:t>
      </w:r>
      <w:r w:rsidR="00B6710C">
        <w:rPr>
          <w:i/>
        </w:rPr>
        <w:t xml:space="preserve">currently </w:t>
      </w:r>
      <w:proofErr w:type="spellStart"/>
      <w:r w:rsidR="00757597" w:rsidRPr="00757597">
        <w:rPr>
          <w:i/>
        </w:rPr>
        <w:t>iframe</w:t>
      </w:r>
      <w:proofErr w:type="spellEnd"/>
      <w:r w:rsidR="00757597" w:rsidRPr="00757597">
        <w:rPr>
          <w:i/>
        </w:rPr>
        <w:t xml:space="preserve"> solutions)</w:t>
      </w:r>
    </w:p>
    <w:p w:rsidR="0013374C" w:rsidRDefault="0013374C" w:rsidP="00874413">
      <w:pPr>
        <w:pStyle w:val="BodyText"/>
        <w:numPr>
          <w:ilvl w:val="0"/>
          <w:numId w:val="14"/>
        </w:numPr>
      </w:pPr>
      <w:r>
        <w:rPr>
          <w:b/>
          <w:bCs/>
        </w:rPr>
        <w:t>Results page:</w:t>
      </w:r>
      <w:r>
        <w:t xml:space="preserve"> </w:t>
      </w:r>
      <w:hyperlink r:id="rId31" w:history="1">
        <w:r>
          <w:rPr>
            <w:rStyle w:val="Hyperlink"/>
          </w:rPr>
          <w:t>http://www.ikea.com/webapp/wcs/stores/servlet/IrwJobSearch</w:t>
        </w:r>
      </w:hyperlink>
    </w:p>
    <w:p w:rsidR="0013374C" w:rsidRDefault="0013374C" w:rsidP="00874413">
      <w:pPr>
        <w:pStyle w:val="BodyText"/>
        <w:numPr>
          <w:ilvl w:val="0"/>
          <w:numId w:val="14"/>
        </w:numPr>
      </w:pPr>
      <w:r>
        <w:rPr>
          <w:b/>
          <w:bCs/>
        </w:rPr>
        <w:t>Advanced search</w:t>
      </w:r>
      <w:r>
        <w:t xml:space="preserve">: </w:t>
      </w:r>
      <w:hyperlink r:id="rId32" w:history="1">
        <w:r>
          <w:rPr>
            <w:rStyle w:val="Hyperlink"/>
          </w:rPr>
          <w:t>http://www.ikea.com/webapp/wcs/stores/servlet/IrwJobSearch?storeId=7&amp;langId=-20&amp;target_page=advanced_search&amp;returnURL=/ms/en_GB/this-is-ikea/available-jobs/index.html</w:t>
        </w:r>
      </w:hyperlink>
      <w:r>
        <w:t xml:space="preserve"> </w:t>
      </w:r>
    </w:p>
    <w:p w:rsidR="0013374C" w:rsidRDefault="0013374C" w:rsidP="00874413">
      <w:pPr>
        <w:pStyle w:val="BodyText"/>
        <w:numPr>
          <w:ilvl w:val="0"/>
          <w:numId w:val="14"/>
        </w:numPr>
      </w:pPr>
      <w:r>
        <w:rPr>
          <w:b/>
          <w:bCs/>
        </w:rPr>
        <w:t>Log in to Candidate profile:</w:t>
      </w:r>
      <w:r>
        <w:t xml:space="preserve"> </w:t>
      </w:r>
      <w:hyperlink r:id="rId33" w:history="1">
        <w:r>
          <w:rPr>
            <w:rStyle w:val="Hyperlink"/>
          </w:rPr>
          <w:t>http://www.ikea.com/webapp/wcs/stores/servlet/IrwJobSearch?storeId=7&amp;langId=-20&amp;target_page=login&amp;returnURL=/ms/en_GB/this-is-ikea/available-jobs/index.html</w:t>
        </w:r>
      </w:hyperlink>
      <w:r>
        <w:t xml:space="preserve"> </w:t>
      </w:r>
    </w:p>
    <w:p w:rsidR="0013374C" w:rsidRDefault="0013374C" w:rsidP="00874413">
      <w:pPr>
        <w:pStyle w:val="BodyText"/>
        <w:numPr>
          <w:ilvl w:val="0"/>
          <w:numId w:val="14"/>
        </w:numPr>
      </w:pPr>
      <w:r>
        <w:rPr>
          <w:b/>
          <w:bCs/>
        </w:rPr>
        <w:t>Login to jobs (not IRW, it</w:t>
      </w:r>
      <w:r w:rsidR="00605D8D">
        <w:rPr>
          <w:b/>
          <w:bCs/>
        </w:rPr>
        <w:t xml:space="preserve"> is IBM</w:t>
      </w:r>
      <w:r>
        <w:rPr>
          <w:b/>
          <w:bCs/>
        </w:rPr>
        <w:t xml:space="preserve"> </w:t>
      </w:r>
      <w:r w:rsidR="00605D8D">
        <w:rPr>
          <w:b/>
          <w:bCs/>
        </w:rPr>
        <w:t>K</w:t>
      </w:r>
      <w:r>
        <w:rPr>
          <w:b/>
          <w:bCs/>
        </w:rPr>
        <w:t>enexa</w:t>
      </w:r>
      <w:r w:rsidR="00605D8D">
        <w:rPr>
          <w:b/>
          <w:bCs/>
        </w:rPr>
        <w:t xml:space="preserve"> Brassring</w:t>
      </w:r>
      <w:r>
        <w:rPr>
          <w:b/>
          <w:bCs/>
        </w:rPr>
        <w:t xml:space="preserve">): </w:t>
      </w:r>
      <w:hyperlink r:id="rId34" w:history="1">
        <w:r>
          <w:rPr>
            <w:rStyle w:val="Hyperlink"/>
          </w:rPr>
          <w:t>http://www.ikea.com/webapp/wcs/stores/servlet/IrwJobSearch</w:t>
        </w:r>
      </w:hyperlink>
      <w:r>
        <w:t xml:space="preserve"> </w:t>
      </w:r>
    </w:p>
    <w:p w:rsidR="0013374C" w:rsidRDefault="0013374C" w:rsidP="00874413">
      <w:pPr>
        <w:pStyle w:val="BodyText"/>
        <w:numPr>
          <w:ilvl w:val="0"/>
          <w:numId w:val="14"/>
        </w:numPr>
      </w:pPr>
      <w:r>
        <w:rPr>
          <w:b/>
          <w:bCs/>
        </w:rPr>
        <w:t xml:space="preserve">Sign up  to jobs (not IRW, it </w:t>
      </w:r>
      <w:r w:rsidR="00605D8D">
        <w:rPr>
          <w:b/>
          <w:bCs/>
        </w:rPr>
        <w:t>IBM K</w:t>
      </w:r>
      <w:r>
        <w:rPr>
          <w:b/>
          <w:bCs/>
        </w:rPr>
        <w:t>enexa</w:t>
      </w:r>
      <w:r w:rsidR="00605D8D">
        <w:rPr>
          <w:b/>
          <w:bCs/>
        </w:rPr>
        <w:t xml:space="preserve"> Brassring</w:t>
      </w:r>
      <w:r>
        <w:rPr>
          <w:b/>
          <w:bCs/>
        </w:rPr>
        <w:t xml:space="preserve">): </w:t>
      </w:r>
      <w:hyperlink r:id="rId35" w:history="1">
        <w:r>
          <w:rPr>
            <w:rStyle w:val="Hyperlink"/>
          </w:rPr>
          <w:t>http://www.ikea.com/webapp/wcs/stores/servlet/IrwJobSearch</w:t>
        </w:r>
      </w:hyperlink>
      <w:r>
        <w:t xml:space="preserve"> </w:t>
      </w:r>
    </w:p>
    <w:p w:rsidR="002C1C84" w:rsidRDefault="002C1C84" w:rsidP="00874413">
      <w:pPr>
        <w:pStyle w:val="BodyText"/>
        <w:numPr>
          <w:ilvl w:val="0"/>
          <w:numId w:val="14"/>
        </w:numPr>
      </w:pPr>
      <w:r>
        <w:rPr>
          <w:b/>
          <w:bCs/>
        </w:rPr>
        <w:t>Help -</w:t>
      </w:r>
      <w:r>
        <w:t xml:space="preserve"> </w:t>
      </w:r>
      <w:hyperlink r:id="rId36" w:anchor="cim_advsearch_help" w:history="1">
        <w:r w:rsidRPr="004F779C">
          <w:rPr>
            <w:rStyle w:val="Hyperlink"/>
          </w:rPr>
          <w:t>https://</w:t>
        </w:r>
        <w:r w:rsidR="000750D5">
          <w:rPr>
            <w:rStyle w:val="Hyperlink"/>
          </w:rPr>
          <w:t>sjobs</w:t>
        </w:r>
        <w:r w:rsidRPr="004F779C">
          <w:rPr>
            <w:rStyle w:val="Hyperlink"/>
          </w:rPr>
          <w:t>.brassring.com/2057/asp/tg/help/TG_help.asp?&amp;type=help#cim_advsearch_help</w:t>
        </w:r>
      </w:hyperlink>
      <w:r>
        <w:t xml:space="preserve"> </w:t>
      </w:r>
    </w:p>
    <w:p w:rsidR="002C1C84" w:rsidRDefault="002C1C84" w:rsidP="00874413">
      <w:pPr>
        <w:pStyle w:val="BodyText"/>
        <w:numPr>
          <w:ilvl w:val="0"/>
          <w:numId w:val="14"/>
        </w:numPr>
      </w:pPr>
      <w:r>
        <w:rPr>
          <w:b/>
          <w:bCs/>
        </w:rPr>
        <w:t xml:space="preserve">Create an account </w:t>
      </w:r>
      <w:hyperlink r:id="rId37" w:history="1">
        <w:r w:rsidRPr="004F779C">
          <w:rPr>
            <w:rStyle w:val="Hyperlink"/>
          </w:rPr>
          <w:t>https://</w:t>
        </w:r>
        <w:r w:rsidR="000750D5">
          <w:rPr>
            <w:rStyle w:val="Hyperlink"/>
          </w:rPr>
          <w:t>sjobs</w:t>
        </w:r>
        <w:r w:rsidRPr="004F779C">
          <w:rPr>
            <w:rStyle w:val="Hyperlink"/>
          </w:rPr>
          <w:t>.brassring.com/2057/asp/tg/cim_pop_privacypolicy.asp?PS=1&amp;RegType=Lite_Home&amp;ref=428201645833&amp;SID=^p7nVtozU6/3ZDj7YndnRNmXr84BxtyOyVZE9DsYhhmLsyw7xuJ9uHJsP768Q7atY</w:t>
        </w:r>
      </w:hyperlink>
    </w:p>
    <w:p w:rsidR="002C1C84" w:rsidRDefault="00D26510" w:rsidP="00874413">
      <w:pPr>
        <w:pStyle w:val="BodyText"/>
        <w:numPr>
          <w:ilvl w:val="0"/>
          <w:numId w:val="14"/>
        </w:numPr>
      </w:pPr>
      <w:r w:rsidRPr="00D26510">
        <w:rPr>
          <w:b/>
        </w:rPr>
        <w:t>Forgot password</w:t>
      </w:r>
      <w:r>
        <w:t xml:space="preserve"> - </w:t>
      </w:r>
      <w:hyperlink r:id="rId38" w:history="1">
        <w:r w:rsidRPr="004F779C">
          <w:rPr>
            <w:rStyle w:val="Hyperlink"/>
          </w:rPr>
          <w:t>https://</w:t>
        </w:r>
        <w:r w:rsidR="000750D5">
          <w:rPr>
            <w:rStyle w:val="Hyperlink"/>
          </w:rPr>
          <w:t>sjobs</w:t>
        </w:r>
        <w:r w:rsidRPr="004F779C">
          <w:rPr>
            <w:rStyle w:val="Hyperlink"/>
          </w:rPr>
          <w:t>.brassring.com/2057/asp/tg/pds_pop_lostpassword.asp?SID=^p7nVtozU6/3ZDj7YndnRNmXr84BxtyOyVZE9DsYhhmLsyw7xuJ9uHJsP768Q7atY</w:t>
        </w:r>
      </w:hyperlink>
      <w:r>
        <w:t xml:space="preserve"> </w:t>
      </w:r>
    </w:p>
    <w:p w:rsidR="007404BB" w:rsidRDefault="007404BB" w:rsidP="00F926E4">
      <w:pPr>
        <w:pStyle w:val="BodyText"/>
        <w:ind w:left="1440"/>
      </w:pPr>
    </w:p>
    <w:p w:rsidR="000E665F" w:rsidRDefault="000E665F" w:rsidP="003468F0">
      <w:pPr>
        <w:pStyle w:val="Heading3"/>
      </w:pPr>
      <w:bookmarkStart w:id="73" w:name="_Toc453759114"/>
      <w:bookmarkStart w:id="74" w:name="_Toc455412903"/>
      <w:bookmarkStart w:id="75" w:name="_Toc455412935"/>
      <w:bookmarkStart w:id="76" w:name="_Toc459746504"/>
      <w:r w:rsidRPr="00277654">
        <w:t>Business drivers</w:t>
      </w:r>
      <w:bookmarkEnd w:id="73"/>
      <w:bookmarkEnd w:id="74"/>
      <w:bookmarkEnd w:id="75"/>
      <w:bookmarkEnd w:id="76"/>
    </w:p>
    <w:p w:rsidR="000E665F" w:rsidRPr="00604B8C" w:rsidRDefault="000E665F" w:rsidP="000E665F">
      <w:pPr>
        <w:pStyle w:val="BodyText"/>
        <w:rPr>
          <w:rStyle w:val="IntenseEmphasis"/>
        </w:rPr>
      </w:pPr>
    </w:p>
    <w:tbl>
      <w:tblPr>
        <w:tblW w:w="836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35"/>
        <w:gridCol w:w="5528"/>
      </w:tblGrid>
      <w:tr w:rsidR="000E665F" w:rsidRPr="002023CE" w:rsidTr="000E665F">
        <w:tc>
          <w:tcPr>
            <w:tcW w:w="2835" w:type="dxa"/>
            <w:shd w:val="clear" w:color="auto" w:fill="000000"/>
          </w:tcPr>
          <w:p w:rsidR="000E665F" w:rsidRPr="009114CB" w:rsidRDefault="000E665F" w:rsidP="0098704E">
            <w:pPr>
              <w:rPr>
                <w:b/>
              </w:rPr>
            </w:pPr>
            <w:r>
              <w:rPr>
                <w:b/>
              </w:rPr>
              <w:t>Business Driver</w:t>
            </w:r>
          </w:p>
        </w:tc>
        <w:tc>
          <w:tcPr>
            <w:tcW w:w="5528" w:type="dxa"/>
            <w:shd w:val="clear" w:color="auto" w:fill="000000"/>
          </w:tcPr>
          <w:p w:rsidR="000E665F" w:rsidRPr="009114CB" w:rsidRDefault="000E665F" w:rsidP="0098704E">
            <w:pPr>
              <w:rPr>
                <w:b/>
              </w:rPr>
            </w:pPr>
            <w:r>
              <w:rPr>
                <w:b/>
              </w:rPr>
              <w:t>Explanation</w:t>
            </w:r>
          </w:p>
        </w:tc>
      </w:tr>
      <w:tr w:rsidR="000E665F" w:rsidRPr="009114CB" w:rsidTr="000E665F">
        <w:tc>
          <w:tcPr>
            <w:tcW w:w="2835" w:type="dxa"/>
          </w:tcPr>
          <w:p w:rsidR="000E665F" w:rsidRPr="00F91F90" w:rsidRDefault="00F77DA5" w:rsidP="0098704E">
            <w:r w:rsidRPr="00F91F90">
              <w:t>Improved</w:t>
            </w:r>
            <w:r w:rsidR="00866E16" w:rsidRPr="00F91F90">
              <w:t xml:space="preserve"> user experience</w:t>
            </w:r>
          </w:p>
        </w:tc>
        <w:tc>
          <w:tcPr>
            <w:tcW w:w="5528" w:type="dxa"/>
          </w:tcPr>
          <w:p w:rsidR="009D7DE8" w:rsidRPr="00861F62" w:rsidRDefault="00F77DA5" w:rsidP="00861F62">
            <w:pPr>
              <w:jc w:val="both"/>
              <w:rPr>
                <w:lang w:val="en-US"/>
              </w:rPr>
            </w:pPr>
            <w:r w:rsidRPr="00F77DA5">
              <w:t xml:space="preserve">To allow for a </w:t>
            </w:r>
            <w:r w:rsidRPr="00861F62">
              <w:rPr>
                <w:lang w:val="en-US"/>
              </w:rPr>
              <w:t>better candidate experience while searching and applying for a job.</w:t>
            </w:r>
            <w:r w:rsidR="00861F62" w:rsidRPr="00861F62">
              <w:rPr>
                <w:lang w:val="en-US"/>
              </w:rPr>
              <w:t xml:space="preserve"> </w:t>
            </w:r>
            <w:r w:rsidR="00397FE1" w:rsidRPr="00861F62">
              <w:rPr>
                <w:lang w:val="en-US"/>
              </w:rPr>
              <w:t>Availability and usability of job search functionality for internal and external candidates.</w:t>
            </w:r>
          </w:p>
          <w:p w:rsidR="000E665F" w:rsidRPr="009114CB" w:rsidRDefault="000E665F" w:rsidP="00861F62">
            <w:pPr>
              <w:ind w:left="360"/>
              <w:jc w:val="both"/>
            </w:pPr>
          </w:p>
        </w:tc>
      </w:tr>
      <w:tr w:rsidR="00F77DA5" w:rsidRPr="009114CB" w:rsidTr="000E665F">
        <w:tc>
          <w:tcPr>
            <w:tcW w:w="2835" w:type="dxa"/>
          </w:tcPr>
          <w:p w:rsidR="00F77DA5" w:rsidRPr="00F91F90" w:rsidRDefault="00F91F90" w:rsidP="0098704E">
            <w:r w:rsidRPr="00F91F90">
              <w:t>Maintenance</w:t>
            </w:r>
          </w:p>
        </w:tc>
        <w:tc>
          <w:tcPr>
            <w:tcW w:w="5528" w:type="dxa"/>
          </w:tcPr>
          <w:p w:rsidR="00F77DA5" w:rsidRPr="00F77DA5" w:rsidRDefault="00F77DA5" w:rsidP="00F77DA5">
            <w:r w:rsidRPr="00F77DA5">
              <w:rPr>
                <w:lang w:val="en-US"/>
              </w:rPr>
              <w:t>Easy (automatic) maintenance of Job Search Tool using interface (API) technology from ATS to the Job Search tool.</w:t>
            </w:r>
          </w:p>
          <w:p w:rsidR="00F77DA5" w:rsidRPr="00F77DA5" w:rsidRDefault="00F77DA5" w:rsidP="00F77DA5"/>
        </w:tc>
      </w:tr>
      <w:tr w:rsidR="00F77DA5" w:rsidRPr="009114CB" w:rsidTr="000E665F">
        <w:tc>
          <w:tcPr>
            <w:tcW w:w="2835" w:type="dxa"/>
          </w:tcPr>
          <w:p w:rsidR="00F77DA5" w:rsidRPr="00F91F90" w:rsidRDefault="00866E16" w:rsidP="0098704E">
            <w:r w:rsidRPr="00F91F90">
              <w:t>Mobile accessibility</w:t>
            </w:r>
          </w:p>
        </w:tc>
        <w:tc>
          <w:tcPr>
            <w:tcW w:w="5528" w:type="dxa"/>
          </w:tcPr>
          <w:p w:rsidR="00F77DA5" w:rsidRPr="00F77DA5" w:rsidRDefault="00F77DA5" w:rsidP="00F77DA5">
            <w:r w:rsidRPr="00F77DA5">
              <w:rPr>
                <w:lang w:val="en-US"/>
              </w:rPr>
              <w:t xml:space="preserve">Accessibility via mobile devices without losing functionality </w:t>
            </w:r>
          </w:p>
        </w:tc>
      </w:tr>
      <w:tr w:rsidR="00F77DA5" w:rsidRPr="009114CB" w:rsidTr="000E665F">
        <w:tc>
          <w:tcPr>
            <w:tcW w:w="2835" w:type="dxa"/>
          </w:tcPr>
          <w:p w:rsidR="00F77DA5" w:rsidRPr="00F91F90" w:rsidRDefault="00F91F90" w:rsidP="0098704E">
            <w:r w:rsidRPr="00F91F90">
              <w:t>Multiple ATS Instance connection</w:t>
            </w:r>
          </w:p>
        </w:tc>
        <w:tc>
          <w:tcPr>
            <w:tcW w:w="5528" w:type="dxa"/>
          </w:tcPr>
          <w:p w:rsidR="00F77DA5" w:rsidRPr="00F77DA5" w:rsidRDefault="00F77DA5" w:rsidP="00F91F90">
            <w:pPr>
              <w:rPr>
                <w:lang w:val="en-US"/>
              </w:rPr>
            </w:pPr>
            <w:r w:rsidRPr="00F77DA5">
              <w:rPr>
                <w:lang w:val="en-US"/>
              </w:rPr>
              <w:t xml:space="preserve">Designed to be connected to other </w:t>
            </w:r>
            <w:r w:rsidR="00F91F90">
              <w:rPr>
                <w:lang w:val="en-US"/>
              </w:rPr>
              <w:t xml:space="preserve">Instances of the same </w:t>
            </w:r>
            <w:r w:rsidRPr="00F77DA5">
              <w:rPr>
                <w:lang w:val="en-US"/>
              </w:rPr>
              <w:t>ATSs in one Job Search tool</w:t>
            </w:r>
            <w:r w:rsidR="00F91F90">
              <w:rPr>
                <w:lang w:val="en-US"/>
              </w:rPr>
              <w:t xml:space="preserve">. (design should be open for possible new </w:t>
            </w:r>
            <w:r w:rsidRPr="00F77DA5">
              <w:rPr>
                <w:lang w:val="en-US"/>
              </w:rPr>
              <w:t>ATSs)</w:t>
            </w:r>
          </w:p>
        </w:tc>
      </w:tr>
      <w:tr w:rsidR="00F77DA5" w:rsidRPr="009114CB" w:rsidTr="002D7BEE">
        <w:tc>
          <w:tcPr>
            <w:tcW w:w="2835" w:type="dxa"/>
          </w:tcPr>
          <w:p w:rsidR="00F77DA5" w:rsidRPr="00F91F90" w:rsidRDefault="006F7C49" w:rsidP="00A470F3">
            <w:r>
              <w:t>U</w:t>
            </w:r>
            <w:r w:rsidR="00866E16" w:rsidRPr="00F91F90">
              <w:t>se of s</w:t>
            </w:r>
            <w:r w:rsidR="00F91F90" w:rsidRPr="00F91F90">
              <w:t xml:space="preserve">olution </w:t>
            </w:r>
            <w:r>
              <w:t xml:space="preserve">for </w:t>
            </w:r>
            <w:r>
              <w:lastRenderedPageBreak/>
              <w:t>internal candidates</w:t>
            </w:r>
          </w:p>
        </w:tc>
        <w:tc>
          <w:tcPr>
            <w:tcW w:w="5528" w:type="dxa"/>
          </w:tcPr>
          <w:p w:rsidR="00F77DA5" w:rsidRDefault="00F77DA5" w:rsidP="002D7BEE">
            <w:pPr>
              <w:rPr>
                <w:lang w:val="en-US"/>
              </w:rPr>
            </w:pPr>
            <w:r w:rsidRPr="00F77DA5">
              <w:rPr>
                <w:lang w:val="en-US"/>
              </w:rPr>
              <w:lastRenderedPageBreak/>
              <w:t xml:space="preserve">To add (the same) job search tool at </w:t>
            </w:r>
            <w:proofErr w:type="spellStart"/>
            <w:r w:rsidRPr="00F77DA5">
              <w:rPr>
                <w:lang w:val="en-US"/>
              </w:rPr>
              <w:t>ikea.inside</w:t>
            </w:r>
            <w:proofErr w:type="spellEnd"/>
            <w:r w:rsidR="00134271">
              <w:rPr>
                <w:lang w:val="en-US"/>
              </w:rPr>
              <w:t xml:space="preserve"> or </w:t>
            </w:r>
            <w:r w:rsidR="00134271">
              <w:rPr>
                <w:lang w:val="en-US"/>
              </w:rPr>
              <w:lastRenderedPageBreak/>
              <w:t>New Web</w:t>
            </w:r>
          </w:p>
          <w:p w:rsidR="0039705A" w:rsidRPr="00F77DA5" w:rsidRDefault="0039705A" w:rsidP="005725E6">
            <w:r>
              <w:rPr>
                <w:lang w:val="en-US"/>
              </w:rPr>
              <w:t xml:space="preserve">IKEA INSIDE </w:t>
            </w:r>
            <w:r w:rsidR="005725E6">
              <w:rPr>
                <w:lang w:val="en-US"/>
              </w:rPr>
              <w:t>shall</w:t>
            </w:r>
            <w:r>
              <w:rPr>
                <w:lang w:val="en-US"/>
              </w:rPr>
              <w:t xml:space="preserve"> be brought in alignment to the new developed solution.</w:t>
            </w:r>
          </w:p>
        </w:tc>
      </w:tr>
      <w:tr w:rsidR="00C60B4A" w:rsidRPr="009114CB" w:rsidTr="002D7BEE">
        <w:tc>
          <w:tcPr>
            <w:tcW w:w="2835" w:type="dxa"/>
          </w:tcPr>
          <w:p w:rsidR="00C60B4A" w:rsidRPr="00F91F90" w:rsidRDefault="00C60B4A" w:rsidP="002D7BEE">
            <w:r w:rsidRPr="00F91F90">
              <w:lastRenderedPageBreak/>
              <w:t>Reduction in Service Requests</w:t>
            </w:r>
          </w:p>
        </w:tc>
        <w:tc>
          <w:tcPr>
            <w:tcW w:w="5528" w:type="dxa"/>
          </w:tcPr>
          <w:p w:rsidR="00C60B4A" w:rsidRDefault="00C60B4A" w:rsidP="002D7BEE">
            <w:pPr>
              <w:rPr>
                <w:lang w:val="en-US"/>
              </w:rPr>
            </w:pPr>
            <w:r>
              <w:rPr>
                <w:lang w:val="en-US"/>
              </w:rPr>
              <w:t>Reduce the number of tickets reported to zero</w:t>
            </w:r>
          </w:p>
          <w:p w:rsidR="00C60B4A" w:rsidRPr="00F77DA5" w:rsidRDefault="00C60B4A" w:rsidP="002D7BEE">
            <w:pPr>
              <w:rPr>
                <w:lang w:val="en-US"/>
              </w:rPr>
            </w:pPr>
          </w:p>
        </w:tc>
      </w:tr>
      <w:tr w:rsidR="00C60B4A" w:rsidRPr="009114CB" w:rsidTr="002D7BEE">
        <w:tc>
          <w:tcPr>
            <w:tcW w:w="2835" w:type="dxa"/>
          </w:tcPr>
          <w:p w:rsidR="00C60B4A" w:rsidRPr="00F91F90" w:rsidRDefault="00C60B4A" w:rsidP="002D7BEE">
            <w:r w:rsidRPr="00F91F90">
              <w:t>Timely updates</w:t>
            </w:r>
          </w:p>
        </w:tc>
        <w:tc>
          <w:tcPr>
            <w:tcW w:w="5528" w:type="dxa"/>
          </w:tcPr>
          <w:p w:rsidR="00C60B4A" w:rsidRDefault="00C60B4A" w:rsidP="002D7BEE">
            <w:pPr>
              <w:rPr>
                <w:lang w:val="en-US"/>
              </w:rPr>
            </w:pPr>
            <w:r>
              <w:rPr>
                <w:lang w:val="en-US"/>
              </w:rPr>
              <w:t>Less than 1 hrs</w:t>
            </w:r>
            <w:r w:rsidR="00F91F90">
              <w:rPr>
                <w:lang w:val="en-US"/>
              </w:rPr>
              <w:t xml:space="preserve"> after changes has been made in the </w:t>
            </w:r>
            <w:r w:rsidR="00F43FE7">
              <w:rPr>
                <w:lang w:val="en-US"/>
              </w:rPr>
              <w:t xml:space="preserve">IBM Kenexa </w:t>
            </w:r>
            <w:r w:rsidR="00F91F90">
              <w:rPr>
                <w:lang w:val="en-US"/>
              </w:rPr>
              <w:t>Brassring database.</w:t>
            </w:r>
          </w:p>
          <w:p w:rsidR="0039705A" w:rsidRDefault="0039705A" w:rsidP="005725E6">
            <w:pPr>
              <w:rPr>
                <w:lang w:val="en-US"/>
              </w:rPr>
            </w:pPr>
            <w:r>
              <w:rPr>
                <w:lang w:val="en-US"/>
              </w:rPr>
              <w:t xml:space="preserve">Manual updates </w:t>
            </w:r>
            <w:r w:rsidR="005725E6">
              <w:rPr>
                <w:lang w:val="en-US"/>
              </w:rPr>
              <w:t>shall</w:t>
            </w:r>
            <w:r>
              <w:rPr>
                <w:lang w:val="en-US"/>
              </w:rPr>
              <w:t xml:space="preserve"> be avoided.</w:t>
            </w:r>
          </w:p>
        </w:tc>
      </w:tr>
      <w:tr w:rsidR="007512FE" w:rsidRPr="009114CB" w:rsidTr="002D7BEE">
        <w:tc>
          <w:tcPr>
            <w:tcW w:w="2835" w:type="dxa"/>
          </w:tcPr>
          <w:p w:rsidR="007512FE" w:rsidRPr="00F91F90" w:rsidRDefault="007512FE" w:rsidP="002D7BEE">
            <w:r>
              <w:t>Fix Russian JST solution</w:t>
            </w:r>
          </w:p>
        </w:tc>
        <w:tc>
          <w:tcPr>
            <w:tcW w:w="5528" w:type="dxa"/>
          </w:tcPr>
          <w:p w:rsidR="007512FE" w:rsidRDefault="007512FE" w:rsidP="002D7BEE">
            <w:pPr>
              <w:rPr>
                <w:lang w:val="en-US"/>
              </w:rPr>
            </w:pPr>
            <w:r>
              <w:rPr>
                <w:lang w:val="en-US"/>
              </w:rPr>
              <w:t xml:space="preserve">Provide Russia with </w:t>
            </w:r>
            <w:r w:rsidR="00EC77BD">
              <w:rPr>
                <w:lang w:val="en-US"/>
              </w:rPr>
              <w:t>customized</w:t>
            </w:r>
            <w:r>
              <w:rPr>
                <w:lang w:val="en-US"/>
              </w:rPr>
              <w:t xml:space="preserve"> Job search tool solution</w:t>
            </w:r>
          </w:p>
        </w:tc>
      </w:tr>
    </w:tbl>
    <w:p w:rsidR="00842261" w:rsidRPr="00F91F90" w:rsidRDefault="00842261" w:rsidP="00842261">
      <w:pPr>
        <w:pStyle w:val="Heading3"/>
      </w:pPr>
      <w:bookmarkStart w:id="77" w:name="_Toc453759115"/>
      <w:bookmarkStart w:id="78" w:name="_Toc455412904"/>
      <w:bookmarkStart w:id="79" w:name="_Toc455412936"/>
      <w:bookmarkStart w:id="80" w:name="_Toc459746505"/>
      <w:r w:rsidRPr="00F91F90">
        <w:t>Measurable business goals</w:t>
      </w:r>
      <w:bookmarkStart w:id="81" w:name="_Toc320189247"/>
      <w:bookmarkStart w:id="82" w:name="_Toc320189572"/>
      <w:bookmarkEnd w:id="77"/>
      <w:bookmarkEnd w:id="78"/>
      <w:bookmarkEnd w:id="79"/>
      <w:bookmarkEnd w:id="80"/>
    </w:p>
    <w:p w:rsidR="00842261" w:rsidRPr="00604B8C" w:rsidRDefault="00842261" w:rsidP="00842261">
      <w:pPr>
        <w:pStyle w:val="BodyText"/>
        <w:rPr>
          <w:rStyle w:val="IntenseEmphasis"/>
        </w:rPr>
      </w:pPr>
    </w:p>
    <w:tbl>
      <w:tblPr>
        <w:tblW w:w="836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35"/>
        <w:gridCol w:w="5528"/>
      </w:tblGrid>
      <w:tr w:rsidR="00842261" w:rsidRPr="002023CE" w:rsidTr="002D7BEE">
        <w:tc>
          <w:tcPr>
            <w:tcW w:w="2835" w:type="dxa"/>
            <w:shd w:val="clear" w:color="auto" w:fill="000000"/>
          </w:tcPr>
          <w:p w:rsidR="00842261" w:rsidRPr="009114CB" w:rsidRDefault="00842261" w:rsidP="00842261">
            <w:pPr>
              <w:rPr>
                <w:b/>
              </w:rPr>
            </w:pPr>
            <w:r>
              <w:rPr>
                <w:b/>
              </w:rPr>
              <w:t>Business Goals</w:t>
            </w:r>
          </w:p>
        </w:tc>
        <w:tc>
          <w:tcPr>
            <w:tcW w:w="5528" w:type="dxa"/>
            <w:shd w:val="clear" w:color="auto" w:fill="000000"/>
          </w:tcPr>
          <w:p w:rsidR="00842261" w:rsidRPr="009114CB" w:rsidRDefault="00842261" w:rsidP="002D7BEE">
            <w:pPr>
              <w:rPr>
                <w:b/>
              </w:rPr>
            </w:pPr>
            <w:r>
              <w:rPr>
                <w:b/>
              </w:rPr>
              <w:t>Measure</w:t>
            </w:r>
          </w:p>
        </w:tc>
      </w:tr>
      <w:tr w:rsidR="00C60B4A" w:rsidRPr="009114CB" w:rsidTr="004130F9">
        <w:tc>
          <w:tcPr>
            <w:tcW w:w="2835" w:type="dxa"/>
          </w:tcPr>
          <w:p w:rsidR="00C60B4A" w:rsidRPr="0039705A" w:rsidRDefault="00C60B4A" w:rsidP="004130F9">
            <w:pPr>
              <w:rPr>
                <w:color w:val="000000"/>
              </w:rPr>
            </w:pPr>
            <w:r w:rsidRPr="0039705A">
              <w:rPr>
                <w:color w:val="000000"/>
              </w:rPr>
              <w:t>Reduction in Service Requests</w:t>
            </w:r>
          </w:p>
        </w:tc>
        <w:tc>
          <w:tcPr>
            <w:tcW w:w="5528" w:type="dxa"/>
          </w:tcPr>
          <w:p w:rsidR="00C60B4A" w:rsidRDefault="00C60B4A" w:rsidP="004130F9">
            <w:pPr>
              <w:rPr>
                <w:lang w:val="en-US"/>
              </w:rPr>
            </w:pPr>
            <w:r>
              <w:rPr>
                <w:lang w:val="en-US"/>
              </w:rPr>
              <w:t>Reduce the number of tickets reported to zero</w:t>
            </w:r>
          </w:p>
          <w:p w:rsidR="00C60B4A" w:rsidRPr="00F77DA5" w:rsidRDefault="00C60B4A" w:rsidP="004130F9">
            <w:pPr>
              <w:rPr>
                <w:lang w:val="en-US"/>
              </w:rPr>
            </w:pPr>
          </w:p>
        </w:tc>
      </w:tr>
      <w:tr w:rsidR="00C60B4A" w:rsidRPr="009114CB" w:rsidTr="004130F9">
        <w:tc>
          <w:tcPr>
            <w:tcW w:w="2835" w:type="dxa"/>
          </w:tcPr>
          <w:p w:rsidR="00C60B4A" w:rsidRPr="0039705A" w:rsidRDefault="00C60B4A" w:rsidP="004130F9">
            <w:pPr>
              <w:rPr>
                <w:color w:val="000000"/>
              </w:rPr>
            </w:pPr>
            <w:r w:rsidRPr="0039705A">
              <w:rPr>
                <w:color w:val="000000"/>
              </w:rPr>
              <w:t>Timely updates</w:t>
            </w:r>
          </w:p>
        </w:tc>
        <w:tc>
          <w:tcPr>
            <w:tcW w:w="5528" w:type="dxa"/>
          </w:tcPr>
          <w:p w:rsidR="00C60B4A" w:rsidRDefault="00F91F90" w:rsidP="004130F9">
            <w:pPr>
              <w:rPr>
                <w:lang w:val="en-US"/>
              </w:rPr>
            </w:pPr>
            <w:r>
              <w:rPr>
                <w:lang w:val="en-US"/>
              </w:rPr>
              <w:t xml:space="preserve">Less than 1 hrs after changes has been made in the </w:t>
            </w:r>
            <w:r w:rsidR="00F43FE7">
              <w:rPr>
                <w:lang w:val="en-US"/>
              </w:rPr>
              <w:t xml:space="preserve">IBM Kenexa </w:t>
            </w:r>
            <w:r>
              <w:rPr>
                <w:lang w:val="en-US"/>
              </w:rPr>
              <w:t>Brassring database.</w:t>
            </w:r>
          </w:p>
        </w:tc>
      </w:tr>
    </w:tbl>
    <w:p w:rsidR="00986B33" w:rsidRDefault="000E665F" w:rsidP="00842261">
      <w:pPr>
        <w:pStyle w:val="Heading3"/>
      </w:pPr>
      <w:bookmarkStart w:id="83" w:name="_Toc453759116"/>
      <w:bookmarkStart w:id="84" w:name="_Toc455412905"/>
      <w:bookmarkStart w:id="85" w:name="_Toc455412937"/>
      <w:bookmarkStart w:id="86" w:name="_Toc459746506"/>
      <w:r w:rsidRPr="00277654">
        <w:t>Business Future State/</w:t>
      </w:r>
      <w:r w:rsidR="00986B33" w:rsidRPr="00277654">
        <w:t>Wished business solution</w:t>
      </w:r>
      <w:bookmarkEnd w:id="81"/>
      <w:bookmarkEnd w:id="82"/>
      <w:bookmarkEnd w:id="83"/>
      <w:bookmarkEnd w:id="84"/>
      <w:bookmarkEnd w:id="85"/>
      <w:bookmarkEnd w:id="86"/>
    </w:p>
    <w:p w:rsidR="002874E0" w:rsidRPr="00547123" w:rsidRDefault="002874E0" w:rsidP="00547123">
      <w:pPr>
        <w:pStyle w:val="BodyText"/>
      </w:pPr>
      <w:r w:rsidRPr="00547123">
        <w:t xml:space="preserve">We need to: </w:t>
      </w:r>
    </w:p>
    <w:p w:rsidR="00E736E1" w:rsidRDefault="002874E0" w:rsidP="00874413">
      <w:pPr>
        <w:pStyle w:val="BodyText"/>
        <w:numPr>
          <w:ilvl w:val="0"/>
          <w:numId w:val="12"/>
        </w:numPr>
      </w:pPr>
      <w:r>
        <w:t xml:space="preserve">Redesign how these dropdown values are served and update the IKEA Jobs search to use </w:t>
      </w:r>
      <w:proofErr w:type="gramStart"/>
      <w:r>
        <w:t>a</w:t>
      </w:r>
      <w:proofErr w:type="gramEnd"/>
      <w:r>
        <w:t xml:space="preserve"> </w:t>
      </w:r>
      <w:r w:rsidR="00F43FE7">
        <w:t xml:space="preserve">IBM Kenexa </w:t>
      </w:r>
      <w:r>
        <w:t>Brassring API in</w:t>
      </w:r>
      <w:r w:rsidR="00E736E1">
        <w:t>stead of a custom IRW solution.</w:t>
      </w:r>
    </w:p>
    <w:p w:rsidR="002874E0" w:rsidRDefault="002874E0" w:rsidP="00874413">
      <w:pPr>
        <w:pStyle w:val="BodyText"/>
        <w:numPr>
          <w:ilvl w:val="0"/>
          <w:numId w:val="12"/>
        </w:numPr>
      </w:pPr>
      <w:r>
        <w:t xml:space="preserve">Update all the dropdown values to be fetched from </w:t>
      </w:r>
      <w:r w:rsidR="00F43FE7">
        <w:t xml:space="preserve">IBM Kenexa </w:t>
      </w:r>
      <w:r>
        <w:t xml:space="preserve">Brassring API. </w:t>
      </w:r>
    </w:p>
    <w:p w:rsidR="00FD76C6" w:rsidRPr="00F91F90" w:rsidRDefault="002874E0" w:rsidP="00874413">
      <w:pPr>
        <w:pStyle w:val="BodyText"/>
        <w:numPr>
          <w:ilvl w:val="1"/>
          <w:numId w:val="12"/>
        </w:numPr>
      </w:pPr>
      <w:r w:rsidRPr="00F91F90">
        <w:t xml:space="preserve">Change the display </w:t>
      </w:r>
      <w:r w:rsidR="00FD76C6" w:rsidRPr="00F91F90">
        <w:t>&amp; order of the search criteria</w:t>
      </w:r>
      <w:r w:rsidR="006521FC" w:rsidRPr="00F91F90">
        <w:t xml:space="preserve"> ///Display the filter criteria of the search (candidate can always change the filter criteria)</w:t>
      </w:r>
      <w:r w:rsidR="00F91F90" w:rsidRPr="00F91F90">
        <w:t xml:space="preserve"> (</w:t>
      </w:r>
      <w:r w:rsidR="00F91F90" w:rsidRPr="00F91F90">
        <w:rPr>
          <w:lang w:val="en-US"/>
        </w:rPr>
        <w:t xml:space="preserve">Example from </w:t>
      </w:r>
      <w:proofErr w:type="spellStart"/>
      <w:r w:rsidR="00F91F90" w:rsidRPr="00F91F90">
        <w:rPr>
          <w:lang w:val="en-US"/>
        </w:rPr>
        <w:t>Benteler</w:t>
      </w:r>
      <w:proofErr w:type="spellEnd"/>
      <w:r w:rsidR="00F91F90" w:rsidRPr="00F91F90">
        <w:rPr>
          <w:lang w:val="en-US"/>
        </w:rPr>
        <w:t xml:space="preserve"> </w:t>
      </w:r>
      <w:proofErr w:type="spellStart"/>
      <w:r w:rsidR="00F91F90" w:rsidRPr="00F91F90">
        <w:rPr>
          <w:lang w:val="en-US"/>
        </w:rPr>
        <w:t>careerpage</w:t>
      </w:r>
      <w:proofErr w:type="spellEnd"/>
      <w:r w:rsidR="00F91F90" w:rsidRPr="00F91F90">
        <w:rPr>
          <w:lang w:val="en-US"/>
        </w:rPr>
        <w:t>)</w:t>
      </w:r>
    </w:p>
    <w:p w:rsidR="00FD76C6" w:rsidRPr="00F91F90" w:rsidRDefault="00FD76C6" w:rsidP="00874413">
      <w:pPr>
        <w:pStyle w:val="BodyText"/>
        <w:numPr>
          <w:ilvl w:val="1"/>
          <w:numId w:val="12"/>
        </w:numPr>
      </w:pPr>
      <w:r w:rsidRPr="00F91F90">
        <w:t>Real time automatic synchronization of jobs and all search criteria (language, location, org unit, etc.) between ATS</w:t>
      </w:r>
      <w:r w:rsidR="006F7C49">
        <w:t xml:space="preserve"> database </w:t>
      </w:r>
      <w:proofErr w:type="gramStart"/>
      <w:r w:rsidR="006F7C49">
        <w:t>or  internal</w:t>
      </w:r>
      <w:proofErr w:type="gramEnd"/>
      <w:r w:rsidR="006F7C49">
        <w:t xml:space="preserve"> caching</w:t>
      </w:r>
      <w:r w:rsidRPr="00F91F90">
        <w:t xml:space="preserve"> and new Job Search tool.</w:t>
      </w:r>
    </w:p>
    <w:p w:rsidR="00FD76C6" w:rsidRPr="00F91F90" w:rsidRDefault="00BD6639" w:rsidP="00874413">
      <w:pPr>
        <w:pStyle w:val="BodyText"/>
        <w:numPr>
          <w:ilvl w:val="1"/>
          <w:numId w:val="12"/>
        </w:numPr>
      </w:pPr>
      <w:r>
        <w:t xml:space="preserve"> New developed solution sh</w:t>
      </w:r>
      <w:r w:rsidR="00307FA6">
        <w:t>all</w:t>
      </w:r>
      <w:r>
        <w:t xml:space="preserve"> be smart enough to limit the input options of a filter based on the values selected for previous filter (for example: </w:t>
      </w:r>
      <w:r w:rsidR="00D162A5">
        <w:t>If the user selects Sweden and Finland as input for Country filter, the location filte</w:t>
      </w:r>
      <w:r w:rsidR="00511AB6">
        <w:t>r sh</w:t>
      </w:r>
      <w:r w:rsidR="00307FA6">
        <w:t>all</w:t>
      </w:r>
      <w:r w:rsidR="00511AB6">
        <w:t xml:space="preserve"> have values from country Sweden and Finland and so on for other filters.)</w:t>
      </w:r>
    </w:p>
    <w:p w:rsidR="00FD76C6" w:rsidRPr="00F91F90" w:rsidRDefault="00FD76C6" w:rsidP="00874413">
      <w:pPr>
        <w:pStyle w:val="BodyText"/>
        <w:numPr>
          <w:ilvl w:val="1"/>
          <w:numId w:val="12"/>
        </w:numPr>
      </w:pPr>
      <w:r w:rsidRPr="00F91F90">
        <w:t>Possibility to have specified filters available on a Job Search Tool and  in the following order of display:</w:t>
      </w:r>
    </w:p>
    <w:p w:rsidR="00FD76C6" w:rsidRPr="00F91F90" w:rsidRDefault="00FD76C6" w:rsidP="00874413">
      <w:pPr>
        <w:pStyle w:val="BodyText"/>
        <w:numPr>
          <w:ilvl w:val="2"/>
          <w:numId w:val="19"/>
        </w:numPr>
      </w:pPr>
      <w:r w:rsidRPr="00F91F90">
        <w:t>Country</w:t>
      </w:r>
    </w:p>
    <w:p w:rsidR="00FD76C6" w:rsidRPr="00F91F90" w:rsidRDefault="00FD76C6" w:rsidP="00874413">
      <w:pPr>
        <w:pStyle w:val="BodyText"/>
        <w:numPr>
          <w:ilvl w:val="2"/>
          <w:numId w:val="19"/>
        </w:numPr>
      </w:pPr>
      <w:r w:rsidRPr="00F91F90">
        <w:t>Location</w:t>
      </w:r>
    </w:p>
    <w:p w:rsidR="00FD76C6" w:rsidRPr="00F91F90" w:rsidRDefault="00FD76C6" w:rsidP="00874413">
      <w:pPr>
        <w:pStyle w:val="BodyText"/>
        <w:numPr>
          <w:ilvl w:val="2"/>
          <w:numId w:val="19"/>
        </w:numPr>
      </w:pPr>
      <w:r w:rsidRPr="00F91F90">
        <w:t>Work area</w:t>
      </w:r>
    </w:p>
    <w:p w:rsidR="00FD76C6" w:rsidRPr="00F91F90" w:rsidRDefault="00FD76C6" w:rsidP="00874413">
      <w:pPr>
        <w:pStyle w:val="BodyText"/>
        <w:numPr>
          <w:ilvl w:val="2"/>
          <w:numId w:val="19"/>
        </w:numPr>
      </w:pPr>
      <w:r w:rsidRPr="00F91F90">
        <w:t>Part time/full ti</w:t>
      </w:r>
      <w:r w:rsidR="00AC0D69">
        <w:t xml:space="preserve">me </w:t>
      </w:r>
    </w:p>
    <w:p w:rsidR="00FD76C6" w:rsidRPr="00F91F90" w:rsidRDefault="00FD76C6" w:rsidP="00874413">
      <w:pPr>
        <w:pStyle w:val="BodyText"/>
        <w:numPr>
          <w:ilvl w:val="2"/>
          <w:numId w:val="19"/>
        </w:numPr>
      </w:pPr>
      <w:r w:rsidRPr="00F91F90">
        <w:t xml:space="preserve">Language </w:t>
      </w:r>
    </w:p>
    <w:p w:rsidR="00FD76C6" w:rsidRPr="00F91F90" w:rsidRDefault="00AC0D69" w:rsidP="00874413">
      <w:pPr>
        <w:pStyle w:val="BodyText"/>
        <w:numPr>
          <w:ilvl w:val="1"/>
          <w:numId w:val="12"/>
        </w:numPr>
      </w:pPr>
      <w:r>
        <w:t>Possibility to have k</w:t>
      </w:r>
      <w:r w:rsidR="00FD76C6" w:rsidRPr="00F91F90">
        <w:t>eyword search</w:t>
      </w:r>
      <w:r>
        <w:t>es with filter limitation</w:t>
      </w:r>
      <w:r w:rsidR="000E5F3A">
        <w:t xml:space="preserve"> to give better user experience to candidates</w:t>
      </w:r>
      <w:r>
        <w:t>.</w:t>
      </w:r>
    </w:p>
    <w:p w:rsidR="00FD76C6" w:rsidRPr="00F91F90" w:rsidRDefault="00FD76C6" w:rsidP="00874413">
      <w:pPr>
        <w:pStyle w:val="BodyText"/>
        <w:numPr>
          <w:ilvl w:val="1"/>
          <w:numId w:val="12"/>
        </w:numPr>
      </w:pPr>
      <w:r w:rsidRPr="00F91F90">
        <w:lastRenderedPageBreak/>
        <w:t>All filters can be selected separately without following an order.</w:t>
      </w:r>
    </w:p>
    <w:p w:rsidR="00FD76C6" w:rsidRPr="00F91F90" w:rsidRDefault="00FD76C6" w:rsidP="00874413">
      <w:pPr>
        <w:pStyle w:val="BodyText"/>
        <w:numPr>
          <w:ilvl w:val="1"/>
          <w:numId w:val="12"/>
        </w:numPr>
      </w:pPr>
      <w:r w:rsidRPr="00F91F90">
        <w:t>Display number of found jobs per selection (see picture F7) once a criteria was selected</w:t>
      </w:r>
    </w:p>
    <w:p w:rsidR="00FD76C6" w:rsidRPr="00F91F90" w:rsidRDefault="00FD76C6" w:rsidP="00874413">
      <w:pPr>
        <w:pStyle w:val="BodyText"/>
        <w:numPr>
          <w:ilvl w:val="1"/>
          <w:numId w:val="12"/>
        </w:numPr>
      </w:pPr>
      <w:r w:rsidRPr="00F91F90">
        <w:t>Reset filter in different sub categories (see picture F10)</w:t>
      </w:r>
    </w:p>
    <w:p w:rsidR="00FD76C6" w:rsidRPr="00F91F90" w:rsidRDefault="00FD76C6" w:rsidP="00874413">
      <w:pPr>
        <w:pStyle w:val="BodyText"/>
        <w:numPr>
          <w:ilvl w:val="1"/>
          <w:numId w:val="12"/>
        </w:numPr>
      </w:pPr>
      <w:r w:rsidRPr="00F91F90">
        <w:t xml:space="preserve">Possibility to have a suggestive search (when a candidate starts typing a combination of letters possible suggestions appear). </w:t>
      </w:r>
    </w:p>
    <w:p w:rsidR="00FD76C6" w:rsidRDefault="00FD76C6" w:rsidP="00874413">
      <w:pPr>
        <w:pStyle w:val="BodyText"/>
        <w:numPr>
          <w:ilvl w:val="1"/>
          <w:numId w:val="12"/>
        </w:numPr>
      </w:pPr>
      <w:r w:rsidRPr="00F91F90">
        <w:t xml:space="preserve">Possibility to get results in the keyword field regardless the language of query </w:t>
      </w:r>
    </w:p>
    <w:p w:rsidR="00E74C7A" w:rsidRDefault="00E74C7A" w:rsidP="00874413">
      <w:pPr>
        <w:pStyle w:val="BodyText"/>
        <w:numPr>
          <w:ilvl w:val="1"/>
          <w:numId w:val="12"/>
        </w:numPr>
      </w:pPr>
      <w:r>
        <w:t>The display of job results list ca</w:t>
      </w:r>
      <w:r w:rsidR="009D1644">
        <w:t xml:space="preserve">n be </w:t>
      </w:r>
      <w:r>
        <w:t>via a newly dev</w:t>
      </w:r>
      <w:r w:rsidR="009D1644">
        <w:t>eloped Result List that is show</w:t>
      </w:r>
      <w:r>
        <w:t>n on IKEA side and not linking to Kenexa.</w:t>
      </w:r>
    </w:p>
    <w:p w:rsidR="00CD388A" w:rsidRDefault="00E74C7A" w:rsidP="00874413">
      <w:pPr>
        <w:pStyle w:val="BodyText"/>
        <w:numPr>
          <w:ilvl w:val="1"/>
          <w:numId w:val="12"/>
        </w:numPr>
      </w:pPr>
      <w:r>
        <w:t xml:space="preserve">The real application will be done via and in </w:t>
      </w:r>
      <w:r w:rsidR="00F43FE7">
        <w:t xml:space="preserve">IBM </w:t>
      </w:r>
      <w:r w:rsidR="00CD388A">
        <w:t xml:space="preserve">Kenexa Brassring. </w:t>
      </w:r>
    </w:p>
    <w:p w:rsidR="00DA037B" w:rsidRPr="00CD388A" w:rsidDel="00EC77BD" w:rsidRDefault="002874E0" w:rsidP="00874413">
      <w:pPr>
        <w:pStyle w:val="BodyText"/>
        <w:numPr>
          <w:ilvl w:val="1"/>
          <w:numId w:val="12"/>
        </w:numPr>
        <w:rPr>
          <w:del w:id="87" w:author="shshekha" w:date="2016-06-30T14:38:00Z"/>
        </w:rPr>
      </w:pPr>
      <w:r w:rsidRPr="00F91F90">
        <w:t xml:space="preserve">Other Links stay the same on pages e.g.  Log in to candidate profile </w:t>
      </w:r>
      <w:r w:rsidR="007159E2">
        <w:t>and advanced search</w:t>
      </w:r>
      <w:ins w:id="88" w:author="shshekha" w:date="2016-06-15T12:53:00Z">
        <w:r w:rsidR="000E5F3A">
          <w:t xml:space="preserve"> </w:t>
        </w:r>
      </w:ins>
      <w:del w:id="89" w:author="shshekha" w:date="2016-06-30T14:38:00Z">
        <w:r w:rsidR="007159E2" w:rsidDel="00EC77BD">
          <w:delText>.</w:delText>
        </w:r>
      </w:del>
    </w:p>
    <w:p w:rsidR="006F7C49" w:rsidRPr="00F91F90" w:rsidRDefault="006F7C49" w:rsidP="00F926E4">
      <w:pPr>
        <w:pStyle w:val="BodyText"/>
        <w:ind w:left="1800"/>
        <w:rPr>
          <w:b/>
        </w:rPr>
      </w:pPr>
      <w:r>
        <w:t>Difference for the RU solution where is shall be prevented that user from RU gateway are able to use, see or log into the Kenexa Log In pag</w:t>
      </w:r>
      <w:r w:rsidR="004B4CB4" w:rsidRPr="004B4CB4">
        <w:rPr>
          <w:b/>
        </w:rPr>
        <w:t>e</w:t>
      </w:r>
      <w:r>
        <w:t>.</w:t>
      </w:r>
    </w:p>
    <w:p w:rsidR="00825765" w:rsidRDefault="00825765" w:rsidP="00DA037B">
      <w:pPr>
        <w:pStyle w:val="BodyText"/>
        <w:rPr>
          <w:ins w:id="90" w:author="shshekha" w:date="2016-06-20T15:18:00Z"/>
          <w:b/>
        </w:rPr>
      </w:pPr>
    </w:p>
    <w:p w:rsidR="00825765" w:rsidRDefault="00825765" w:rsidP="00DA037B">
      <w:pPr>
        <w:pStyle w:val="BodyText"/>
        <w:rPr>
          <w:ins w:id="91" w:author="shshekha" w:date="2016-06-20T15:18:00Z"/>
          <w:b/>
        </w:rPr>
      </w:pPr>
    </w:p>
    <w:p w:rsidR="00825765" w:rsidRDefault="00825765" w:rsidP="00DA037B">
      <w:pPr>
        <w:pStyle w:val="BodyText"/>
        <w:rPr>
          <w:ins w:id="92" w:author="shshekha" w:date="2016-06-20T15:18:00Z"/>
          <w:b/>
        </w:rPr>
      </w:pPr>
    </w:p>
    <w:p w:rsidR="00DA037B" w:rsidRPr="00DA037B" w:rsidRDefault="00DA037B" w:rsidP="00DA037B">
      <w:pPr>
        <w:pStyle w:val="BodyText"/>
        <w:rPr>
          <w:b/>
        </w:rPr>
      </w:pPr>
      <w:r w:rsidRPr="00DA037B">
        <w:rPr>
          <w:b/>
        </w:rPr>
        <w:t>Licensing</w:t>
      </w:r>
    </w:p>
    <w:p w:rsidR="008A37EA" w:rsidRDefault="00DA037B" w:rsidP="007662C7">
      <w:pPr>
        <w:pStyle w:val="BodyText"/>
      </w:pPr>
      <w:r>
        <w:t>There are no licensing constraints when it comes to using the</w:t>
      </w:r>
      <w:r w:rsidR="00F43FE7">
        <w:t xml:space="preserve"> IBM Kenexa</w:t>
      </w:r>
      <w:r>
        <w:t xml:space="preserve"> Brassring API. No further costs, it can be a constant interface. Requests can be hourly or on demand -depends on the solution we are building. </w:t>
      </w:r>
    </w:p>
    <w:p w:rsidR="008A37EA" w:rsidRPr="00A81DC4" w:rsidRDefault="00F43FE7" w:rsidP="008A37EA">
      <w:pPr>
        <w:pStyle w:val="BodyText"/>
        <w:rPr>
          <w:b/>
        </w:rPr>
      </w:pPr>
      <w:r>
        <w:rPr>
          <w:b/>
        </w:rPr>
        <w:t xml:space="preserve">IBM Kenexa </w:t>
      </w:r>
      <w:r w:rsidR="008A37EA" w:rsidRPr="00A81DC4">
        <w:rPr>
          <w:b/>
        </w:rPr>
        <w:t>Brassring URL changes</w:t>
      </w:r>
    </w:p>
    <w:p w:rsidR="00DA037B" w:rsidRPr="00F91F90" w:rsidRDefault="008A37EA" w:rsidP="008A37EA">
      <w:pPr>
        <w:pStyle w:val="BodyText"/>
      </w:pPr>
      <w:r w:rsidRPr="00F91F90">
        <w:t xml:space="preserve">There will be no URL changes needed </w:t>
      </w:r>
      <w:r w:rsidR="000904BB" w:rsidRPr="00F91F90">
        <w:t xml:space="preserve">based on the changes needed for this CR. </w:t>
      </w:r>
      <w:r w:rsidRPr="00F91F90">
        <w:t xml:space="preserve"> Existing IRW URLs </w:t>
      </w:r>
      <w:r w:rsidR="00484426" w:rsidRPr="00F91F90">
        <w:t>will remain</w:t>
      </w:r>
      <w:r w:rsidRPr="00F91F90">
        <w:t xml:space="preserve"> unchanged. </w:t>
      </w:r>
    </w:p>
    <w:p w:rsidR="00547123" w:rsidRDefault="00DA037B" w:rsidP="00484426">
      <w:pPr>
        <w:pStyle w:val="BodyText"/>
      </w:pPr>
      <w:r w:rsidRPr="00F91F90">
        <w:t xml:space="preserve">The only thing to mention is that IF we move to the Responsive Design gateways the gateway URL's are different however any existing links will be redirected to the amended URL's. (Alan </w:t>
      </w:r>
      <w:proofErr w:type="spellStart"/>
      <w:r w:rsidRPr="00F91F90">
        <w:t>Hirth</w:t>
      </w:r>
      <w:proofErr w:type="spellEnd"/>
      <w:r w:rsidRPr="00F91F90">
        <w:t>- IBM)</w:t>
      </w:r>
      <w:r w:rsidR="00484426">
        <w:t xml:space="preserve"> </w:t>
      </w:r>
    </w:p>
    <w:p w:rsidR="00FF4E55" w:rsidRDefault="00C80AFE" w:rsidP="00FF4E55">
      <w:pPr>
        <w:pStyle w:val="BodyText"/>
        <w:rPr>
          <w:b/>
        </w:rPr>
      </w:pPr>
      <w:r>
        <w:rPr>
          <w:b/>
        </w:rPr>
        <w:t>Decommission</w:t>
      </w:r>
      <w:r w:rsidR="00FF4E55">
        <w:rPr>
          <w:b/>
        </w:rPr>
        <w:t xml:space="preserve"> of the current Jobs solution</w:t>
      </w:r>
    </w:p>
    <w:p w:rsidR="00FF4E55" w:rsidRPr="00C80AFE" w:rsidRDefault="00F91F90" w:rsidP="00C80AFE">
      <w:pPr>
        <w:pStyle w:val="BodyText"/>
      </w:pPr>
      <w:r>
        <w:t>It is planned to decommission the old Job Search tool after all markets have gone live with the new tool</w:t>
      </w:r>
      <w:r w:rsidR="00A50584">
        <w:t>.</w:t>
      </w:r>
    </w:p>
    <w:p w:rsidR="00DA037B" w:rsidRPr="00DA037B" w:rsidRDefault="00DA037B" w:rsidP="00547123">
      <w:pPr>
        <w:pStyle w:val="BodyText"/>
        <w:rPr>
          <w:b/>
        </w:rPr>
      </w:pPr>
      <w:r w:rsidRPr="00DA037B">
        <w:rPr>
          <w:b/>
        </w:rPr>
        <w:t xml:space="preserve">Supporting </w:t>
      </w:r>
      <w:r w:rsidR="00484426">
        <w:rPr>
          <w:b/>
        </w:rPr>
        <w:t xml:space="preserve">API </w:t>
      </w:r>
      <w:r w:rsidRPr="00DA037B">
        <w:rPr>
          <w:b/>
        </w:rPr>
        <w:t xml:space="preserve">documentation </w:t>
      </w:r>
    </w:p>
    <w:p w:rsidR="00CE2CA9" w:rsidRPr="00CE2CA9" w:rsidRDefault="00F43FE7" w:rsidP="00DA037B">
      <w:pPr>
        <w:pStyle w:val="BodyText"/>
      </w:pPr>
      <w:r>
        <w:t xml:space="preserve">IBM Kenexa </w:t>
      </w:r>
      <w:r w:rsidR="00DA037B">
        <w:t>Brassring API documentation – See</w:t>
      </w:r>
      <w:r w:rsidR="00442266">
        <w:t xml:space="preserve"> </w:t>
      </w:r>
      <w:fldSimple w:instr=" REF _Ref449011862 \h  \* MERGEFORMAT ">
        <w:r w:rsidR="00DA037B" w:rsidRPr="00DA037B">
          <w:rPr>
            <w:color w:val="0000FF"/>
            <w:u w:val="single"/>
          </w:rPr>
          <w:t>References</w:t>
        </w:r>
      </w:fldSimple>
      <w:r w:rsidR="00DA037B">
        <w:rPr>
          <w:color w:val="0000FF"/>
          <w:u w:val="single"/>
        </w:rPr>
        <w:t xml:space="preserve"> [6]</w:t>
      </w:r>
    </w:p>
    <w:p w:rsidR="00E172F2" w:rsidRPr="00F91F90" w:rsidRDefault="00E172F2" w:rsidP="00944CF0">
      <w:pPr>
        <w:pStyle w:val="Heading2"/>
      </w:pPr>
      <w:bookmarkStart w:id="93" w:name="_Toc292270597"/>
      <w:bookmarkStart w:id="94" w:name="_Toc304461815"/>
      <w:bookmarkStart w:id="95" w:name="_Toc304792079"/>
      <w:bookmarkStart w:id="96" w:name="_Toc453759117"/>
      <w:bookmarkStart w:id="97" w:name="_Toc455412906"/>
      <w:bookmarkStart w:id="98" w:name="_Toc455412938"/>
      <w:bookmarkStart w:id="99" w:name="_Toc459746507"/>
      <w:r w:rsidRPr="00F91F90">
        <w:t>Dependencies</w:t>
      </w:r>
      <w:bookmarkEnd w:id="93"/>
      <w:bookmarkEnd w:id="94"/>
      <w:bookmarkEnd w:id="95"/>
      <w:bookmarkEnd w:id="96"/>
      <w:bookmarkEnd w:id="97"/>
      <w:bookmarkEnd w:id="98"/>
      <w:bookmarkEnd w:id="99"/>
    </w:p>
    <w:p w:rsidR="00DA037B" w:rsidRPr="00F91F90" w:rsidRDefault="00DA037B" w:rsidP="006D582B">
      <w:pPr>
        <w:pStyle w:val="BodyText"/>
        <w:spacing w:before="0"/>
      </w:pPr>
      <w:r w:rsidRPr="00F91F90">
        <w:t xml:space="preserve"> </w:t>
      </w:r>
    </w:p>
    <w:p w:rsidR="00944CF0" w:rsidRPr="00944CF0" w:rsidRDefault="00944CF0" w:rsidP="00944CF0">
      <w:pPr>
        <w:pStyle w:val="Heading2"/>
      </w:pPr>
      <w:bookmarkStart w:id="100" w:name="_Toc453759118"/>
      <w:bookmarkStart w:id="101" w:name="_Toc455412907"/>
      <w:bookmarkStart w:id="102" w:name="_Toc455412939"/>
      <w:bookmarkStart w:id="103" w:name="_Toc459746508"/>
      <w:r>
        <w:t>Countries in scope</w:t>
      </w:r>
      <w:bookmarkEnd w:id="100"/>
      <w:bookmarkEnd w:id="101"/>
      <w:bookmarkEnd w:id="102"/>
      <w:bookmarkEnd w:id="103"/>
    </w:p>
    <w:p w:rsidR="0039115E" w:rsidRPr="0039115E" w:rsidRDefault="00C80AFE" w:rsidP="00874413">
      <w:pPr>
        <w:pStyle w:val="BodyText"/>
        <w:numPr>
          <w:ilvl w:val="0"/>
          <w:numId w:val="20"/>
        </w:numPr>
        <w:rPr>
          <w:rFonts w:cs="Arial"/>
        </w:rPr>
      </w:pPr>
      <w:r w:rsidRPr="00C80AFE">
        <w:t xml:space="preserve">Refer to the </w:t>
      </w:r>
      <w:r w:rsidR="0039115E">
        <w:t xml:space="preserve">below mentioned </w:t>
      </w:r>
      <w:r w:rsidRPr="00C80AFE">
        <w:t>Market list.</w:t>
      </w:r>
      <w:r w:rsidR="0039115E">
        <w:t xml:space="preserve"> </w:t>
      </w:r>
      <w:r w:rsidR="00A50584" w:rsidRPr="0039115E">
        <w:rPr>
          <w:rFonts w:cs="Arial"/>
        </w:rPr>
        <w:t>Need</w:t>
      </w:r>
      <w:r w:rsidR="0039705A" w:rsidRPr="0039115E">
        <w:rPr>
          <w:rFonts w:cs="Arial"/>
        </w:rPr>
        <w:t xml:space="preserve"> to have job search tool translated</w:t>
      </w:r>
      <w:r w:rsidR="00A50584" w:rsidRPr="0039115E">
        <w:rPr>
          <w:rFonts w:cs="Arial"/>
        </w:rPr>
        <w:t xml:space="preserve"> for label</w:t>
      </w:r>
      <w:r w:rsidR="00A81DC4" w:rsidRPr="0039115E">
        <w:rPr>
          <w:rFonts w:cs="Arial"/>
        </w:rPr>
        <w:t>s</w:t>
      </w:r>
      <w:r w:rsidR="00E74C7A">
        <w:rPr>
          <w:rFonts w:cs="Arial"/>
        </w:rPr>
        <w:t xml:space="preserve">, </w:t>
      </w:r>
      <w:r w:rsidR="00A50584" w:rsidRPr="0039115E">
        <w:rPr>
          <w:rFonts w:cs="Arial"/>
        </w:rPr>
        <w:t xml:space="preserve">dropdown values </w:t>
      </w:r>
      <w:r w:rsidR="00E74C7A">
        <w:rPr>
          <w:rFonts w:cs="Arial"/>
        </w:rPr>
        <w:t xml:space="preserve">and any global content </w:t>
      </w:r>
      <w:r w:rsidR="0039705A" w:rsidRPr="0039115E">
        <w:rPr>
          <w:rFonts w:cs="Arial"/>
        </w:rPr>
        <w:t>in the following languages:</w:t>
      </w:r>
    </w:p>
    <w:p w:rsidR="0039115E" w:rsidRDefault="0039115E" w:rsidP="0039115E">
      <w:pPr>
        <w:pStyle w:val="ListParagraph"/>
        <w:ind w:left="1440"/>
        <w:rPr>
          <w:rFonts w:cs="Arial"/>
        </w:rPr>
      </w:pPr>
    </w:p>
    <w:tbl>
      <w:tblPr>
        <w:tblW w:w="4770" w:type="dxa"/>
        <w:tblInd w:w="1548" w:type="dxa"/>
        <w:tblLook w:val="04A0"/>
      </w:tblPr>
      <w:tblGrid>
        <w:gridCol w:w="2160"/>
        <w:gridCol w:w="2610"/>
      </w:tblGrid>
      <w:tr w:rsidR="0039115E" w:rsidRPr="0039115E" w:rsidTr="0039115E">
        <w:trPr>
          <w:trHeight w:val="321"/>
        </w:trPr>
        <w:tc>
          <w:tcPr>
            <w:tcW w:w="2160" w:type="dxa"/>
            <w:tcBorders>
              <w:top w:val="single" w:sz="4" w:space="0" w:color="auto"/>
              <w:left w:val="single" w:sz="4" w:space="0" w:color="auto"/>
              <w:bottom w:val="single" w:sz="4" w:space="0" w:color="auto"/>
              <w:right w:val="single" w:sz="4" w:space="0" w:color="auto"/>
            </w:tcBorders>
            <w:shd w:val="clear" w:color="000000" w:fill="C5D9F1"/>
            <w:hideMark/>
          </w:tcPr>
          <w:p w:rsidR="0039115E" w:rsidRPr="0039115E" w:rsidRDefault="0039115E" w:rsidP="0039115E">
            <w:pPr>
              <w:rPr>
                <w:rFonts w:ascii="Calibri" w:hAnsi="Calibri"/>
                <w:b/>
                <w:bCs/>
                <w:color w:val="000000"/>
                <w:sz w:val="22"/>
                <w:szCs w:val="22"/>
                <w:lang w:val="en-US"/>
              </w:rPr>
            </w:pPr>
            <w:r w:rsidRPr="0039115E">
              <w:rPr>
                <w:rFonts w:ascii="Calibri" w:hAnsi="Calibri"/>
                <w:b/>
                <w:bCs/>
                <w:color w:val="000000"/>
                <w:sz w:val="22"/>
                <w:szCs w:val="22"/>
                <w:lang w:val="en-US"/>
              </w:rPr>
              <w:lastRenderedPageBreak/>
              <w:t>Market Name</w:t>
            </w:r>
          </w:p>
        </w:tc>
        <w:tc>
          <w:tcPr>
            <w:tcW w:w="2610" w:type="dxa"/>
            <w:tcBorders>
              <w:top w:val="single" w:sz="4" w:space="0" w:color="auto"/>
              <w:left w:val="nil"/>
              <w:bottom w:val="single" w:sz="4" w:space="0" w:color="auto"/>
              <w:right w:val="single" w:sz="4" w:space="0" w:color="auto"/>
            </w:tcBorders>
            <w:shd w:val="clear" w:color="000000" w:fill="C5D9F1"/>
            <w:hideMark/>
          </w:tcPr>
          <w:p w:rsidR="0039115E" w:rsidRPr="0039115E" w:rsidRDefault="0039115E" w:rsidP="0039115E">
            <w:pPr>
              <w:rPr>
                <w:rFonts w:ascii="Calibri" w:hAnsi="Calibri"/>
                <w:b/>
                <w:bCs/>
                <w:color w:val="000000"/>
                <w:sz w:val="22"/>
                <w:szCs w:val="22"/>
                <w:lang w:val="en-US"/>
              </w:rPr>
            </w:pPr>
            <w:r w:rsidRPr="0039115E">
              <w:rPr>
                <w:rFonts w:ascii="Calibri" w:hAnsi="Calibri"/>
                <w:b/>
                <w:bCs/>
                <w:color w:val="000000"/>
                <w:sz w:val="22"/>
                <w:szCs w:val="22"/>
                <w:lang w:val="en-US"/>
              </w:rPr>
              <w:t>Language</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Belgium</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Dutch (NL)</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French (FR)</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Czech Republic</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Czech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Denmark</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Danish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Germany</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German</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Ireland</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5"/>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Spain</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Spanish (ES)</w:t>
            </w:r>
          </w:p>
        </w:tc>
      </w:tr>
      <w:tr w:rsidR="0039115E" w:rsidRPr="0039115E" w:rsidTr="0039115E">
        <w:trPr>
          <w:trHeight w:val="249"/>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Catalan (CA)</w:t>
            </w:r>
          </w:p>
        </w:tc>
      </w:tr>
      <w:tr w:rsidR="0039115E" w:rsidRPr="0039115E" w:rsidTr="0039115E">
        <w:trPr>
          <w:trHeight w:val="249"/>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Euskera (EU)</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France</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French (FR)</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Croatia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Croatian</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Italy</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Italian (IT)</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Hungary</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Hungarian</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Netherland</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Dutch (NL)</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Norway</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Norwegian</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Austria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German</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Poland</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Polish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Portugal</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Portuguese</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Romania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Romanian</w:t>
            </w:r>
          </w:p>
        </w:tc>
      </w:tr>
      <w:tr w:rsidR="0039115E" w:rsidRPr="0039115E" w:rsidTr="0039115E">
        <w:trPr>
          <w:trHeight w:val="267"/>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Russia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Russian</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Switzerland</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Deutsch (DE)</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French (FR)</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Italian (IT)</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Slovakia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Slovak</w:t>
            </w:r>
          </w:p>
        </w:tc>
      </w:tr>
      <w:tr w:rsidR="0039115E" w:rsidRPr="0039115E" w:rsidTr="0039115E">
        <w:trPr>
          <w:trHeight w:val="825"/>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Serbia (part of market expansion plan)</w:t>
            </w:r>
          </w:p>
        </w:tc>
        <w:tc>
          <w:tcPr>
            <w:tcW w:w="2610" w:type="dxa"/>
            <w:tcBorders>
              <w:top w:val="single" w:sz="4" w:space="0" w:color="auto"/>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Serbian</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Finland</w:t>
            </w:r>
          </w:p>
        </w:tc>
        <w:tc>
          <w:tcPr>
            <w:tcW w:w="2610" w:type="dxa"/>
            <w:tcBorders>
              <w:top w:val="single" w:sz="4" w:space="0" w:color="auto"/>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Finnish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Sweden</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Swedish(SV)</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United Kingdom</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Canada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French (FR)</w:t>
            </w:r>
          </w:p>
        </w:tc>
      </w:tr>
      <w:tr w:rsidR="0039115E" w:rsidRPr="0039115E" w:rsidTr="0039115E">
        <w:trPr>
          <w:trHeight w:val="312"/>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United States</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34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Australia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China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xml:space="preserve">Chinese </w:t>
            </w:r>
          </w:p>
        </w:tc>
      </w:tr>
      <w:tr w:rsidR="0039115E" w:rsidRPr="0039115E" w:rsidTr="0039115E">
        <w:trPr>
          <w:trHeight w:val="555"/>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India (part of market expansion plan)</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Japan</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Japanese</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Malaysia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Malaysian</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Singapore</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lastRenderedPageBreak/>
              <w:t>South Korea</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Korean</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Thailand</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Thai</w:t>
            </w:r>
          </w:p>
        </w:tc>
      </w:tr>
      <w:tr w:rsidR="0039115E" w:rsidRPr="0039115E" w:rsidTr="0039115E">
        <w:trPr>
          <w:trHeight w:val="288"/>
        </w:trPr>
        <w:tc>
          <w:tcPr>
            <w:tcW w:w="2160" w:type="dxa"/>
            <w:tcBorders>
              <w:top w:val="nil"/>
              <w:left w:val="single" w:sz="4" w:space="0" w:color="auto"/>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 </w:t>
            </w:r>
          </w:p>
        </w:tc>
        <w:tc>
          <w:tcPr>
            <w:tcW w:w="2610" w:type="dxa"/>
            <w:tcBorders>
              <w:top w:val="nil"/>
              <w:left w:val="nil"/>
              <w:bottom w:val="single" w:sz="4" w:space="0" w:color="auto"/>
              <w:right w:val="single" w:sz="4" w:space="0" w:color="auto"/>
            </w:tcBorders>
            <w:shd w:val="clear" w:color="000000" w:fill="FFFFFF"/>
            <w:hideMark/>
          </w:tcPr>
          <w:p w:rsidR="0039115E" w:rsidRPr="0039115E" w:rsidRDefault="0039115E" w:rsidP="0039115E">
            <w:pPr>
              <w:rPr>
                <w:rFonts w:ascii="Calibri" w:hAnsi="Calibri"/>
                <w:color w:val="000000"/>
                <w:sz w:val="22"/>
                <w:szCs w:val="22"/>
                <w:lang w:val="en-US"/>
              </w:rPr>
            </w:pPr>
            <w:r w:rsidRPr="0039115E">
              <w:rPr>
                <w:rFonts w:ascii="Calibri" w:hAnsi="Calibri"/>
                <w:color w:val="000000"/>
                <w:sz w:val="22"/>
                <w:szCs w:val="22"/>
                <w:lang w:val="en-US"/>
              </w:rPr>
              <w:t>English</w:t>
            </w:r>
          </w:p>
        </w:tc>
      </w:tr>
    </w:tbl>
    <w:p w:rsidR="0039115E" w:rsidRDefault="0039115E" w:rsidP="0039115E">
      <w:pPr>
        <w:pStyle w:val="ListParagraph"/>
        <w:ind w:left="1440"/>
        <w:rPr>
          <w:rFonts w:cs="Arial"/>
        </w:rPr>
      </w:pPr>
    </w:p>
    <w:p w:rsidR="00DD53FA" w:rsidRDefault="00DD53FA" w:rsidP="00874413">
      <w:pPr>
        <w:pStyle w:val="ListParagraph"/>
        <w:numPr>
          <w:ilvl w:val="0"/>
          <w:numId w:val="29"/>
        </w:numPr>
        <w:ind w:left="1440"/>
        <w:rPr>
          <w:rFonts w:cs="Arial"/>
        </w:rPr>
      </w:pPr>
      <w:r>
        <w:rPr>
          <w:rFonts w:cs="Arial"/>
        </w:rPr>
        <w:t>Russia</w:t>
      </w:r>
      <w:r w:rsidR="00FC74DD">
        <w:rPr>
          <w:rFonts w:cs="Arial"/>
        </w:rPr>
        <w:t xml:space="preserve"> in-scope for the new solution.</w:t>
      </w:r>
      <w:ins w:id="104" w:author="Tim Ellmers" w:date="2016-07-01T13:18:00Z">
        <w:r w:rsidR="006822D6">
          <w:rPr>
            <w:rFonts w:cs="Arial"/>
          </w:rPr>
          <w:t xml:space="preserve"> </w:t>
        </w:r>
      </w:ins>
      <w:r w:rsidR="00FC74DD">
        <w:rPr>
          <w:rFonts w:cs="Arial"/>
        </w:rPr>
        <w:t>The new solution shall be customized in order to align with Russia’s legal requirements.</w:t>
      </w:r>
    </w:p>
    <w:p w:rsidR="0039115E" w:rsidRPr="0039705A" w:rsidRDefault="004B6E3A" w:rsidP="00874413">
      <w:pPr>
        <w:pStyle w:val="ListParagraph"/>
        <w:numPr>
          <w:ilvl w:val="0"/>
          <w:numId w:val="29"/>
        </w:numPr>
        <w:ind w:left="1440"/>
        <w:rPr>
          <w:rFonts w:cs="Arial"/>
        </w:rPr>
      </w:pPr>
      <w:r>
        <w:rPr>
          <w:rFonts w:cs="Arial"/>
        </w:rPr>
        <w:t>USA, India and Serbia ar</w:t>
      </w:r>
      <w:r w:rsidR="00FC74DD">
        <w:rPr>
          <w:rFonts w:cs="Arial"/>
        </w:rPr>
        <w:t>e in-scope for the new solution package</w:t>
      </w:r>
      <w:r>
        <w:rPr>
          <w:rFonts w:cs="Arial"/>
        </w:rPr>
        <w:t>.</w:t>
      </w:r>
    </w:p>
    <w:p w:rsidR="0010582F" w:rsidRDefault="0039705A" w:rsidP="0010582F">
      <w:pPr>
        <w:pStyle w:val="Heading3"/>
      </w:pPr>
      <w:r>
        <w:t xml:space="preserve">  </w:t>
      </w:r>
      <w:bookmarkStart w:id="105" w:name="_Toc453759119"/>
      <w:bookmarkStart w:id="106" w:name="_Toc455412908"/>
      <w:bookmarkStart w:id="107" w:name="_Toc455412940"/>
      <w:bookmarkStart w:id="108" w:name="_Toc459746509"/>
      <w:r w:rsidR="0010582F">
        <w:t>Not in scope</w:t>
      </w:r>
      <w:bookmarkEnd w:id="105"/>
      <w:bookmarkEnd w:id="106"/>
      <w:bookmarkEnd w:id="107"/>
      <w:bookmarkEnd w:id="108"/>
    </w:p>
    <w:p w:rsidR="002E2CFE" w:rsidRDefault="002E2CFE" w:rsidP="00874413">
      <w:pPr>
        <w:pStyle w:val="BodyText"/>
        <w:numPr>
          <w:ilvl w:val="0"/>
          <w:numId w:val="23"/>
        </w:numPr>
      </w:pPr>
      <w:r>
        <w:t xml:space="preserve">A login profile to view the listed jobs which is different from </w:t>
      </w:r>
      <w:r w:rsidR="00F43FE7">
        <w:t xml:space="preserve">IBM Kenexa </w:t>
      </w:r>
      <w:r>
        <w:t>Brassring APIs candidate login functionality.</w:t>
      </w:r>
    </w:p>
    <w:p w:rsidR="009A1CEC" w:rsidRDefault="0040249C" w:rsidP="00874413">
      <w:pPr>
        <w:pStyle w:val="BodyText"/>
        <w:numPr>
          <w:ilvl w:val="0"/>
          <w:numId w:val="23"/>
        </w:numPr>
      </w:pPr>
      <w:r>
        <w:t>Setup any relevant redirects from retired/disconnected IRW</w:t>
      </w:r>
      <w:r w:rsidR="00E74C7A">
        <w:t>, NW, INSIDE</w:t>
      </w:r>
      <w:r>
        <w:t xml:space="preserve"> pages to point to the new location.</w:t>
      </w:r>
    </w:p>
    <w:p w:rsidR="009A1CEC" w:rsidRPr="002E2CFE" w:rsidRDefault="009A1CEC" w:rsidP="00874413">
      <w:pPr>
        <w:pStyle w:val="BodyText"/>
        <w:numPr>
          <w:ilvl w:val="0"/>
          <w:numId w:val="23"/>
        </w:numPr>
      </w:pPr>
      <w:r w:rsidRPr="009A1CEC">
        <w:t>Removal and clean-up of the current Job Search solution is out of scope for the development and this project.</w:t>
      </w:r>
    </w:p>
    <w:p w:rsidR="00944CF0" w:rsidRPr="00944CF0" w:rsidRDefault="00944CF0" w:rsidP="00944CF0">
      <w:pPr>
        <w:pStyle w:val="Heading3"/>
        <w:tabs>
          <w:tab w:val="clear" w:pos="720"/>
        </w:tabs>
        <w:ind w:left="851" w:hanging="862"/>
      </w:pPr>
      <w:bookmarkStart w:id="109" w:name="_Toc453759120"/>
      <w:bookmarkStart w:id="110" w:name="_Toc455412909"/>
      <w:bookmarkStart w:id="111" w:name="_Toc455412941"/>
      <w:bookmarkStart w:id="112" w:name="_Toc459746510"/>
      <w:r>
        <w:t>Pilot country</w:t>
      </w:r>
      <w:bookmarkEnd w:id="109"/>
      <w:bookmarkEnd w:id="110"/>
      <w:bookmarkEnd w:id="111"/>
      <w:bookmarkEnd w:id="112"/>
    </w:p>
    <w:p w:rsidR="009A01BF" w:rsidRDefault="00091CB6" w:rsidP="0040249C">
      <w:pPr>
        <w:pStyle w:val="BodyText"/>
      </w:pPr>
      <w:r>
        <w:t>No pilot required</w:t>
      </w:r>
      <w:r w:rsidR="006822D6">
        <w:t xml:space="preserve"> / not part of the development project</w:t>
      </w:r>
    </w:p>
    <w:p w:rsidR="008133EE" w:rsidRPr="008133EE" w:rsidRDefault="008133EE" w:rsidP="008133EE">
      <w:pPr>
        <w:pStyle w:val="BodyText"/>
      </w:pPr>
    </w:p>
    <w:p w:rsidR="004D1B6A" w:rsidRDefault="004D1B6A" w:rsidP="004D1B6A">
      <w:pPr>
        <w:pStyle w:val="BodyText"/>
      </w:pPr>
    </w:p>
    <w:p w:rsidR="004D1B6A" w:rsidRPr="00F97CC2" w:rsidRDefault="004D1B6A" w:rsidP="00F97CC2">
      <w:pPr>
        <w:pStyle w:val="BodyText"/>
        <w:rPr>
          <w:i/>
          <w:color w:val="0000FF"/>
        </w:rPr>
      </w:pPr>
    </w:p>
    <w:p w:rsidR="008133EE" w:rsidRDefault="008133EE" w:rsidP="007F4A52">
      <w:pPr>
        <w:pStyle w:val="Heading1"/>
      </w:pPr>
      <w:bookmarkStart w:id="113" w:name="_Toc455412942"/>
      <w:bookmarkStart w:id="114" w:name="_Toc459746511"/>
      <w:bookmarkStart w:id="115" w:name="_Toc320189251"/>
      <w:bookmarkStart w:id="116" w:name="_Toc320189576"/>
      <w:r>
        <w:lastRenderedPageBreak/>
        <w:t>Client needs</w:t>
      </w:r>
      <w:bookmarkEnd w:id="113"/>
      <w:bookmarkEnd w:id="114"/>
    </w:p>
    <w:p w:rsidR="006F1598" w:rsidRPr="006F1598" w:rsidRDefault="006F1598" w:rsidP="006F1598">
      <w:pPr>
        <w:pStyle w:val="BodyText"/>
      </w:pPr>
    </w:p>
    <w:tbl>
      <w:tblPr>
        <w:tblW w:w="844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78"/>
        <w:gridCol w:w="7667"/>
      </w:tblGrid>
      <w:tr w:rsidR="001675EE" w:rsidRPr="001675EE"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F2</w:t>
            </w:r>
          </w:p>
        </w:tc>
        <w:tc>
          <w:tcPr>
            <w:tcW w:w="7667" w:type="dxa"/>
            <w:tcBorders>
              <w:top w:val="single" w:sz="4" w:space="0" w:color="auto"/>
              <w:left w:val="single" w:sz="4" w:space="0" w:color="auto"/>
              <w:bottom w:val="single" w:sz="4" w:space="0" w:color="auto"/>
              <w:right w:val="single" w:sz="4" w:space="0" w:color="auto"/>
            </w:tcBorders>
          </w:tcPr>
          <w:p w:rsidR="008133EE" w:rsidRPr="006F1598" w:rsidRDefault="008133EE">
            <w:pPr>
              <w:rPr>
                <w:rFonts w:cs="Arial"/>
                <w:color w:val="000000"/>
              </w:rPr>
            </w:pPr>
            <w:r w:rsidRPr="006F1598">
              <w:rPr>
                <w:rFonts w:cs="Arial"/>
                <w:color w:val="000000"/>
              </w:rPr>
              <w:t xml:space="preserve">Possibility to have Job Search Tool designed in responsive design </w:t>
            </w:r>
          </w:p>
        </w:tc>
      </w:tr>
      <w:tr w:rsidR="001675EE" w:rsidRPr="001675EE"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F3</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 xml:space="preserve">Full functionality available using mobile devices and different browser </w:t>
            </w:r>
          </w:p>
        </w:tc>
      </w:tr>
      <w:tr w:rsidR="001675EE" w:rsidRPr="001675EE"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F4a</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Possibility to choose which talent gateway from Kenexa (or any other ATS) is feeding to job search tool</w:t>
            </w:r>
          </w:p>
        </w:tc>
      </w:tr>
      <w:tr w:rsidR="001675EE" w:rsidRPr="001675EE"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F5</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 xml:space="preserve">Possibility to interface more than one ATS </w:t>
            </w:r>
            <w:r w:rsidR="00677604" w:rsidRPr="006F1598">
              <w:rPr>
                <w:rFonts w:cs="Arial"/>
                <w:color w:val="000000"/>
              </w:rPr>
              <w:t xml:space="preserve">instance </w:t>
            </w:r>
            <w:r w:rsidRPr="006F1598">
              <w:rPr>
                <w:rFonts w:cs="Arial"/>
                <w:color w:val="000000"/>
              </w:rPr>
              <w:t>with a new Job Search Tool</w:t>
            </w:r>
          </w:p>
        </w:tc>
      </w:tr>
      <w:tr w:rsidR="001675EE" w:rsidRPr="00B54991" w:rsidTr="001675EE">
        <w:tc>
          <w:tcPr>
            <w:tcW w:w="778" w:type="dxa"/>
            <w:tcBorders>
              <w:top w:val="single" w:sz="4" w:space="0" w:color="auto"/>
              <w:left w:val="single" w:sz="4" w:space="0" w:color="auto"/>
              <w:bottom w:val="single" w:sz="4" w:space="0" w:color="auto"/>
              <w:right w:val="single" w:sz="4" w:space="0" w:color="auto"/>
            </w:tcBorders>
            <w:hideMark/>
          </w:tcPr>
          <w:p w:rsidR="001675EE" w:rsidRPr="006F1598" w:rsidRDefault="001675EE" w:rsidP="001675EE">
            <w:pPr>
              <w:rPr>
                <w:rFonts w:cs="Arial"/>
                <w:color w:val="000000"/>
              </w:rPr>
            </w:pPr>
            <w:r w:rsidRPr="006F1598">
              <w:rPr>
                <w:rFonts w:cs="Arial"/>
                <w:color w:val="000000"/>
              </w:rPr>
              <w:t>F4</w:t>
            </w:r>
          </w:p>
        </w:tc>
        <w:tc>
          <w:tcPr>
            <w:tcW w:w="7667" w:type="dxa"/>
            <w:tcBorders>
              <w:top w:val="single" w:sz="4" w:space="0" w:color="auto"/>
              <w:left w:val="single" w:sz="4" w:space="0" w:color="auto"/>
              <w:bottom w:val="single" w:sz="4" w:space="0" w:color="auto"/>
              <w:right w:val="single" w:sz="4" w:space="0" w:color="auto"/>
            </w:tcBorders>
            <w:hideMark/>
          </w:tcPr>
          <w:p w:rsidR="001675EE" w:rsidRPr="006F1598" w:rsidRDefault="001675EE" w:rsidP="001675EE">
            <w:pPr>
              <w:rPr>
                <w:rFonts w:cs="Arial"/>
                <w:color w:val="000000"/>
              </w:rPr>
            </w:pPr>
            <w:r w:rsidRPr="006F1598">
              <w:rPr>
                <w:rFonts w:cs="Arial"/>
                <w:color w:val="000000"/>
              </w:rPr>
              <w:t>Real time automatic synchronization of jobs and all search criteria (language, location, org unit, etc.) between ATS and new Job Search tool.</w:t>
            </w:r>
          </w:p>
        </w:tc>
      </w:tr>
      <w:tr w:rsidR="008133EE" w:rsidRPr="00B54991"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F6</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511AB6" w:rsidP="0026521C">
            <w:pPr>
              <w:rPr>
                <w:rFonts w:cs="Arial"/>
                <w:color w:val="000000"/>
              </w:rPr>
            </w:pPr>
            <w:r>
              <w:t xml:space="preserve"> New developed solution sh</w:t>
            </w:r>
            <w:r w:rsidR="00307FA6">
              <w:t>all</w:t>
            </w:r>
            <w:r>
              <w:t xml:space="preserve"> be smart enough to limit the input options of a filter based on the values selected for previous filter (for example: If the user selects Sweden and Finland as input for Country filter, the location filter sh</w:t>
            </w:r>
            <w:r w:rsidR="00307FA6">
              <w:t>all</w:t>
            </w:r>
            <w:r>
              <w:t xml:space="preserve"> have values from country Sweden and Finland)</w:t>
            </w:r>
          </w:p>
        </w:tc>
      </w:tr>
      <w:tr w:rsidR="008133EE" w:rsidRPr="00B54991"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F7</w:t>
            </w:r>
          </w:p>
        </w:tc>
        <w:tc>
          <w:tcPr>
            <w:tcW w:w="7667" w:type="dxa"/>
            <w:tcBorders>
              <w:top w:val="single" w:sz="4" w:space="0" w:color="auto"/>
              <w:left w:val="single" w:sz="4" w:space="0" w:color="auto"/>
              <w:bottom w:val="single" w:sz="4" w:space="0" w:color="auto"/>
              <w:right w:val="single" w:sz="4" w:space="0" w:color="auto"/>
            </w:tcBorders>
          </w:tcPr>
          <w:p w:rsidR="008133EE" w:rsidRPr="006F1598" w:rsidRDefault="008133EE">
            <w:pPr>
              <w:rPr>
                <w:rFonts w:cs="Arial"/>
                <w:color w:val="000000"/>
              </w:rPr>
            </w:pPr>
            <w:r w:rsidRPr="006F1598">
              <w:rPr>
                <w:rFonts w:cs="Arial"/>
                <w:color w:val="000000"/>
              </w:rPr>
              <w:t>Possibility to have specified filters available on a Job Search Tool and  in the following order of display:</w:t>
            </w:r>
          </w:p>
          <w:p w:rsidR="008133EE" w:rsidRPr="006F1598" w:rsidRDefault="008133EE" w:rsidP="00874413">
            <w:pPr>
              <w:pStyle w:val="ListParagraph"/>
              <w:numPr>
                <w:ilvl w:val="0"/>
                <w:numId w:val="18"/>
              </w:numPr>
              <w:rPr>
                <w:rFonts w:cs="Arial"/>
                <w:color w:val="000000"/>
              </w:rPr>
            </w:pPr>
            <w:r w:rsidRPr="006F1598">
              <w:rPr>
                <w:rFonts w:cs="Arial"/>
                <w:color w:val="000000"/>
              </w:rPr>
              <w:t>Country</w:t>
            </w:r>
          </w:p>
          <w:p w:rsidR="008133EE" w:rsidRPr="006F1598" w:rsidRDefault="008133EE" w:rsidP="00874413">
            <w:pPr>
              <w:pStyle w:val="ListParagraph"/>
              <w:numPr>
                <w:ilvl w:val="0"/>
                <w:numId w:val="18"/>
              </w:numPr>
              <w:rPr>
                <w:rFonts w:cs="Arial"/>
                <w:color w:val="000000"/>
              </w:rPr>
            </w:pPr>
            <w:r w:rsidRPr="006F1598">
              <w:rPr>
                <w:rFonts w:cs="Arial"/>
                <w:color w:val="000000"/>
              </w:rPr>
              <w:t>Location</w:t>
            </w:r>
          </w:p>
          <w:p w:rsidR="008133EE" w:rsidRPr="006F1598" w:rsidRDefault="008133EE" w:rsidP="00874413">
            <w:pPr>
              <w:pStyle w:val="ListParagraph"/>
              <w:numPr>
                <w:ilvl w:val="0"/>
                <w:numId w:val="18"/>
              </w:numPr>
              <w:rPr>
                <w:rFonts w:cs="Arial"/>
                <w:color w:val="000000"/>
              </w:rPr>
            </w:pPr>
            <w:r w:rsidRPr="006F1598">
              <w:rPr>
                <w:rFonts w:cs="Arial"/>
                <w:color w:val="000000"/>
              </w:rPr>
              <w:t>Work area</w:t>
            </w:r>
          </w:p>
          <w:p w:rsidR="008133EE" w:rsidRPr="006F1598" w:rsidRDefault="008133EE" w:rsidP="00874413">
            <w:pPr>
              <w:pStyle w:val="ListParagraph"/>
              <w:numPr>
                <w:ilvl w:val="0"/>
                <w:numId w:val="18"/>
              </w:numPr>
              <w:rPr>
                <w:rFonts w:cs="Arial"/>
                <w:color w:val="000000"/>
              </w:rPr>
            </w:pPr>
            <w:r w:rsidRPr="006F1598">
              <w:rPr>
                <w:rFonts w:cs="Arial"/>
                <w:color w:val="000000"/>
              </w:rPr>
              <w:t>Part time/full time</w:t>
            </w:r>
            <w:r w:rsidR="004E379E">
              <w:rPr>
                <w:rFonts w:cs="Arial"/>
                <w:color w:val="000000"/>
              </w:rPr>
              <w:t xml:space="preserve"> </w:t>
            </w:r>
          </w:p>
          <w:p w:rsidR="008133EE" w:rsidRDefault="008133EE" w:rsidP="00874413">
            <w:pPr>
              <w:pStyle w:val="ListParagraph"/>
              <w:numPr>
                <w:ilvl w:val="0"/>
                <w:numId w:val="18"/>
              </w:numPr>
              <w:rPr>
                <w:rFonts w:cs="Arial"/>
                <w:color w:val="000000"/>
              </w:rPr>
            </w:pPr>
            <w:r w:rsidRPr="006F1598">
              <w:rPr>
                <w:rFonts w:cs="Arial"/>
                <w:color w:val="000000"/>
              </w:rPr>
              <w:t xml:space="preserve">Language </w:t>
            </w:r>
          </w:p>
          <w:p w:rsidR="008133EE" w:rsidRPr="006F1598" w:rsidRDefault="008133EE">
            <w:pPr>
              <w:rPr>
                <w:rFonts w:cs="Arial"/>
                <w:color w:val="000000"/>
              </w:rPr>
            </w:pPr>
          </w:p>
          <w:p w:rsidR="008133EE" w:rsidRPr="006F1598" w:rsidRDefault="00A81DC4">
            <w:pPr>
              <w:rPr>
                <w:rFonts w:cs="Arial"/>
                <w:color w:val="000000"/>
              </w:rPr>
            </w:pPr>
            <w:r>
              <w:t>Possibility to have k</w:t>
            </w:r>
            <w:r w:rsidRPr="00F91F90">
              <w:t>eyword search</w:t>
            </w:r>
            <w:r>
              <w:t>es with filter limitation</w:t>
            </w:r>
            <w:r w:rsidR="000E5F3A">
              <w:t xml:space="preserve"> to give better user experience to candidates.</w:t>
            </w:r>
          </w:p>
          <w:p w:rsidR="008133EE" w:rsidRPr="006F1598" w:rsidRDefault="008133EE">
            <w:pPr>
              <w:rPr>
                <w:rFonts w:cs="Arial"/>
                <w:color w:val="000000"/>
              </w:rPr>
            </w:pPr>
          </w:p>
          <w:p w:rsidR="008133EE" w:rsidRPr="006F1598" w:rsidRDefault="008133EE">
            <w:pPr>
              <w:rPr>
                <w:rFonts w:cs="Arial"/>
                <w:color w:val="000000"/>
              </w:rPr>
            </w:pPr>
            <w:r w:rsidRPr="006F1598">
              <w:rPr>
                <w:rFonts w:cs="Arial"/>
                <w:color w:val="000000"/>
              </w:rPr>
              <w:t>All filters can be selected separately without following an order.</w:t>
            </w:r>
          </w:p>
          <w:p w:rsidR="008133EE" w:rsidRPr="006F1598" w:rsidRDefault="008133EE">
            <w:pPr>
              <w:rPr>
                <w:rFonts w:cs="Arial"/>
                <w:color w:val="000000"/>
              </w:rPr>
            </w:pPr>
          </w:p>
          <w:p w:rsidR="008133EE" w:rsidRPr="006F1598" w:rsidRDefault="008133EE">
            <w:pPr>
              <w:rPr>
                <w:rFonts w:cs="Arial"/>
                <w:color w:val="000000"/>
              </w:rPr>
            </w:pPr>
            <w:r w:rsidRPr="006F1598">
              <w:rPr>
                <w:rFonts w:cs="Arial"/>
                <w:color w:val="000000"/>
              </w:rPr>
              <w:t xml:space="preserve">Example: from </w:t>
            </w:r>
            <w:proofErr w:type="spellStart"/>
            <w:r w:rsidRPr="006F1598">
              <w:rPr>
                <w:rFonts w:cs="Arial"/>
                <w:color w:val="000000"/>
              </w:rPr>
              <w:t>Benteler</w:t>
            </w:r>
            <w:proofErr w:type="spellEnd"/>
            <w:r w:rsidRPr="006F1598">
              <w:rPr>
                <w:rFonts w:cs="Arial"/>
                <w:color w:val="000000"/>
              </w:rPr>
              <w:t xml:space="preserve"> </w:t>
            </w:r>
            <w:proofErr w:type="spellStart"/>
            <w:r w:rsidRPr="006F1598">
              <w:rPr>
                <w:rFonts w:cs="Arial"/>
                <w:color w:val="000000"/>
              </w:rPr>
              <w:t>careerpage</w:t>
            </w:r>
            <w:proofErr w:type="spellEnd"/>
          </w:p>
          <w:p w:rsidR="008133EE" w:rsidRPr="006F1598" w:rsidRDefault="00A6238F">
            <w:pPr>
              <w:rPr>
                <w:rFonts w:cs="Arial"/>
                <w:color w:val="000000"/>
              </w:rPr>
            </w:pPr>
            <w:r>
              <w:rPr>
                <w:rFonts w:cs="Arial"/>
                <w:noProof/>
                <w:color w:val="000000"/>
                <w:lang w:val="en-US"/>
              </w:rPr>
              <w:drawing>
                <wp:inline distT="0" distB="0" distL="0" distR="0">
                  <wp:extent cx="3101340" cy="2575560"/>
                  <wp:effectExtent l="19050" t="0" r="381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3101340" cy="2575560"/>
                          </a:xfrm>
                          <a:prstGeom prst="rect">
                            <a:avLst/>
                          </a:prstGeom>
                          <a:noFill/>
                          <a:ln w="9525">
                            <a:noFill/>
                            <a:miter lim="800000"/>
                            <a:headEnd/>
                            <a:tailEnd/>
                          </a:ln>
                        </pic:spPr>
                      </pic:pic>
                    </a:graphicData>
                  </a:graphic>
                </wp:inline>
              </w:drawing>
            </w:r>
          </w:p>
          <w:p w:rsidR="008133EE" w:rsidRPr="006F1598" w:rsidRDefault="008133EE">
            <w:pPr>
              <w:rPr>
                <w:rFonts w:cs="Arial"/>
                <w:color w:val="000000"/>
              </w:rPr>
            </w:pPr>
          </w:p>
        </w:tc>
      </w:tr>
      <w:tr w:rsidR="008133EE" w:rsidRPr="00B54991"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F8</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Display number of found jobs per selection (see picture F7) once a criteria was selected</w:t>
            </w:r>
            <w:r w:rsidR="0079351A">
              <w:rPr>
                <w:rFonts w:cs="Arial"/>
                <w:color w:val="000000"/>
              </w:rPr>
              <w:t>. All the countries and locations shall be listed even though jobs are not available for those countries/locations. However, the job count can be shown as zero.</w:t>
            </w:r>
          </w:p>
        </w:tc>
      </w:tr>
      <w:tr w:rsidR="008133EE" w:rsidRPr="00B54991"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F9</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Reset filter in different sub categories (see picture F10)</w:t>
            </w:r>
          </w:p>
        </w:tc>
      </w:tr>
      <w:tr w:rsidR="008133EE" w:rsidRPr="00B54991"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lastRenderedPageBreak/>
              <w:t>F9a</w:t>
            </w:r>
          </w:p>
        </w:tc>
        <w:tc>
          <w:tcPr>
            <w:tcW w:w="7667" w:type="dxa"/>
            <w:tcBorders>
              <w:top w:val="single" w:sz="4" w:space="0" w:color="auto"/>
              <w:left w:val="single" w:sz="4" w:space="0" w:color="auto"/>
              <w:bottom w:val="single" w:sz="4" w:space="0" w:color="auto"/>
              <w:right w:val="single" w:sz="4" w:space="0" w:color="auto"/>
            </w:tcBorders>
          </w:tcPr>
          <w:p w:rsidR="008133EE" w:rsidRPr="006F1598" w:rsidRDefault="008133EE">
            <w:pPr>
              <w:rPr>
                <w:rFonts w:cs="Arial"/>
                <w:color w:val="000000"/>
              </w:rPr>
            </w:pPr>
            <w:r w:rsidRPr="006F1598">
              <w:rPr>
                <w:rFonts w:cs="Arial"/>
                <w:color w:val="000000"/>
              </w:rPr>
              <w:t>Display the filter criteria of the search (candidate can always change the filter criteria)</w:t>
            </w:r>
          </w:p>
          <w:p w:rsidR="008133EE" w:rsidRPr="006F1598" w:rsidRDefault="008133EE">
            <w:pPr>
              <w:rPr>
                <w:rFonts w:cs="Arial"/>
                <w:color w:val="000000"/>
              </w:rPr>
            </w:pPr>
          </w:p>
        </w:tc>
      </w:tr>
      <w:tr w:rsidR="008133EE" w:rsidRPr="00B54991"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F10</w:t>
            </w:r>
          </w:p>
        </w:tc>
        <w:tc>
          <w:tcPr>
            <w:tcW w:w="7667"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noProof/>
                <w:color w:val="000000"/>
                <w:lang w:val="en-US"/>
              </w:rPr>
            </w:pPr>
            <w:r w:rsidRPr="006F1598">
              <w:rPr>
                <w:rFonts w:cs="Arial"/>
                <w:color w:val="000000"/>
              </w:rPr>
              <w:t xml:space="preserve">After clicking ‘show jobs’ candidates </w:t>
            </w:r>
            <w:r w:rsidR="00E74C7A">
              <w:rPr>
                <w:rFonts w:cs="Arial"/>
                <w:color w:val="000000"/>
              </w:rPr>
              <w:t>sh</w:t>
            </w:r>
            <w:r w:rsidR="00307FA6">
              <w:rPr>
                <w:rFonts w:cs="Arial"/>
                <w:color w:val="000000"/>
              </w:rPr>
              <w:t>all</w:t>
            </w:r>
            <w:r w:rsidR="00E74C7A">
              <w:rPr>
                <w:rFonts w:cs="Arial"/>
                <w:color w:val="000000"/>
              </w:rPr>
              <w:t xml:space="preserve"> get a result list of job listed based on the filters set before. </w:t>
            </w:r>
            <w:r w:rsidR="00307FA6" w:rsidRPr="006F1598">
              <w:rPr>
                <w:rFonts w:cs="Arial"/>
                <w:color w:val="000000"/>
              </w:rPr>
              <w:t xml:space="preserve">Example: from </w:t>
            </w:r>
            <w:proofErr w:type="spellStart"/>
            <w:r w:rsidR="00307FA6" w:rsidRPr="006F1598">
              <w:rPr>
                <w:rFonts w:cs="Arial"/>
                <w:color w:val="000000"/>
              </w:rPr>
              <w:t>Benteler</w:t>
            </w:r>
            <w:proofErr w:type="spellEnd"/>
            <w:r w:rsidR="00307FA6" w:rsidRPr="006F1598">
              <w:rPr>
                <w:rFonts w:cs="Arial"/>
                <w:color w:val="000000"/>
              </w:rPr>
              <w:t xml:space="preserve"> </w:t>
            </w:r>
            <w:proofErr w:type="spellStart"/>
            <w:r w:rsidR="00307FA6" w:rsidRPr="006F1598">
              <w:rPr>
                <w:rFonts w:cs="Arial"/>
                <w:color w:val="000000"/>
              </w:rPr>
              <w:t>careerpage</w:t>
            </w:r>
            <w:proofErr w:type="spellEnd"/>
          </w:p>
          <w:p w:rsidR="008310B2" w:rsidRDefault="00A6238F">
            <w:pPr>
              <w:rPr>
                <w:rFonts w:cs="Arial"/>
                <w:noProof/>
                <w:color w:val="000000"/>
                <w:lang w:eastAsia="en-GB"/>
              </w:rPr>
            </w:pPr>
            <w:r>
              <w:rPr>
                <w:rFonts w:cs="Arial"/>
                <w:noProof/>
                <w:color w:val="000000"/>
                <w:lang w:val="en-US"/>
              </w:rPr>
              <w:drawing>
                <wp:inline distT="0" distB="0" distL="0" distR="0">
                  <wp:extent cx="3611880" cy="815340"/>
                  <wp:effectExtent l="19050" t="0" r="762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3611880" cy="815340"/>
                          </a:xfrm>
                          <a:prstGeom prst="rect">
                            <a:avLst/>
                          </a:prstGeom>
                          <a:noFill/>
                          <a:ln w="9525">
                            <a:noFill/>
                            <a:miter lim="800000"/>
                            <a:headEnd/>
                            <a:tailEnd/>
                          </a:ln>
                        </pic:spPr>
                      </pic:pic>
                    </a:graphicData>
                  </a:graphic>
                </wp:inline>
              </w:drawing>
            </w:r>
          </w:p>
          <w:p w:rsidR="004E379E" w:rsidRPr="004E379E" w:rsidRDefault="004E379E" w:rsidP="004E379E">
            <w:pPr>
              <w:autoSpaceDE w:val="0"/>
              <w:autoSpaceDN w:val="0"/>
              <w:rPr>
                <w:rFonts w:ascii="Calibri" w:hAnsi="Calibri"/>
                <w:sz w:val="22"/>
                <w:szCs w:val="22"/>
                <w:lang w:val="en-US"/>
              </w:rPr>
            </w:pPr>
          </w:p>
        </w:tc>
      </w:tr>
      <w:tr w:rsidR="004E379E" w:rsidRPr="00B54991" w:rsidTr="004942DF">
        <w:tc>
          <w:tcPr>
            <w:tcW w:w="778" w:type="dxa"/>
            <w:tcBorders>
              <w:top w:val="single" w:sz="4" w:space="0" w:color="auto"/>
              <w:left w:val="single" w:sz="4" w:space="0" w:color="auto"/>
              <w:bottom w:val="single" w:sz="4" w:space="0" w:color="auto"/>
              <w:right w:val="single" w:sz="4" w:space="0" w:color="auto"/>
            </w:tcBorders>
            <w:hideMark/>
          </w:tcPr>
          <w:p w:rsidR="004E379E" w:rsidRPr="006F1598" w:rsidRDefault="004E379E">
            <w:pPr>
              <w:rPr>
                <w:rFonts w:cs="Arial"/>
                <w:color w:val="000000"/>
              </w:rPr>
            </w:pPr>
            <w:r>
              <w:rPr>
                <w:rFonts w:cs="Arial"/>
                <w:color w:val="000000"/>
              </w:rPr>
              <w:t>F10a</w:t>
            </w:r>
          </w:p>
        </w:tc>
        <w:tc>
          <w:tcPr>
            <w:tcW w:w="7667" w:type="dxa"/>
            <w:tcBorders>
              <w:top w:val="single" w:sz="4" w:space="0" w:color="auto"/>
              <w:left w:val="single" w:sz="4" w:space="0" w:color="auto"/>
              <w:bottom w:val="single" w:sz="4" w:space="0" w:color="auto"/>
              <w:right w:val="single" w:sz="4" w:space="0" w:color="auto"/>
            </w:tcBorders>
            <w:hideMark/>
          </w:tcPr>
          <w:p w:rsidR="004E379E" w:rsidRPr="006F1598" w:rsidRDefault="004E379E" w:rsidP="00307FA6">
            <w:pPr>
              <w:rPr>
                <w:rFonts w:cs="Arial"/>
                <w:color w:val="000000"/>
              </w:rPr>
            </w:pPr>
            <w:proofErr w:type="gramStart"/>
            <w:r w:rsidRPr="004E379E">
              <w:rPr>
                <w:rFonts w:cs="Arial"/>
                <w:color w:val="000000"/>
              </w:rPr>
              <w:t>A "</w:t>
            </w:r>
            <w:proofErr w:type="gramEnd"/>
            <w:r w:rsidRPr="004E379E">
              <w:rPr>
                <w:rFonts w:cs="Arial"/>
                <w:color w:val="000000"/>
              </w:rPr>
              <w:t>reset all" functionality sh</w:t>
            </w:r>
            <w:r w:rsidR="00307FA6">
              <w:rPr>
                <w:rFonts w:cs="Arial"/>
                <w:color w:val="000000"/>
              </w:rPr>
              <w:t>all</w:t>
            </w:r>
            <w:r w:rsidRPr="004E379E">
              <w:rPr>
                <w:rFonts w:cs="Arial"/>
                <w:color w:val="000000"/>
              </w:rPr>
              <w:t xml:space="preserve"> be included. See picture above.</w:t>
            </w:r>
          </w:p>
        </w:tc>
      </w:tr>
      <w:tr w:rsidR="001675EE" w:rsidRPr="00B54991"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F11</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 xml:space="preserve">Possibility to have a suggestive search (when a candidate starts typing a combination of letters possible suggestions appear). </w:t>
            </w:r>
          </w:p>
        </w:tc>
      </w:tr>
      <w:tr w:rsidR="001675EE" w:rsidRPr="00B54991" w:rsidTr="004942DF">
        <w:tc>
          <w:tcPr>
            <w:tcW w:w="778"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F12</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 xml:space="preserve">Possibility to get results in the keyword field regardless the language of query </w:t>
            </w:r>
          </w:p>
        </w:tc>
      </w:tr>
      <w:tr w:rsidR="008133EE" w:rsidTr="004942DF">
        <w:tc>
          <w:tcPr>
            <w:tcW w:w="778"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rPr>
            </w:pPr>
            <w:r>
              <w:rPr>
                <w:rFonts w:cs="Arial"/>
              </w:rPr>
              <w:t>F13</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8133EE">
            <w:pPr>
              <w:rPr>
                <w:rFonts w:cs="Arial"/>
                <w:color w:val="000000"/>
              </w:rPr>
            </w:pPr>
            <w:r w:rsidRPr="006F1598">
              <w:rPr>
                <w:rFonts w:cs="Arial"/>
                <w:color w:val="000000"/>
              </w:rPr>
              <w:t xml:space="preserve">Possibility to have job search tool translated </w:t>
            </w:r>
            <w:r w:rsidR="004E379E">
              <w:rPr>
                <w:rFonts w:cs="Arial"/>
                <w:color w:val="000000"/>
              </w:rPr>
              <w:t xml:space="preserve">for label and values </w:t>
            </w:r>
            <w:r w:rsidRPr="006F1598">
              <w:rPr>
                <w:rFonts w:cs="Arial"/>
                <w:color w:val="000000"/>
              </w:rPr>
              <w:t>in the following languages:</w:t>
            </w:r>
          </w:p>
          <w:p w:rsidR="008133EE" w:rsidRDefault="008133EE">
            <w:pPr>
              <w:rPr>
                <w:rFonts w:cs="Arial"/>
                <w:color w:val="000000"/>
              </w:rPr>
            </w:pPr>
          </w:p>
          <w:tbl>
            <w:tblPr>
              <w:tblW w:w="2820" w:type="dxa"/>
              <w:tblLayout w:type="fixed"/>
              <w:tblLook w:val="04A0"/>
            </w:tblPr>
            <w:tblGrid>
              <w:gridCol w:w="2820"/>
            </w:tblGrid>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Catalan (CA)</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 xml:space="preserve">Chinese </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Croatian</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Czech</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Danish</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Deutsch (DE)</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Dutch (NL)</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English</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Euskera (EU)</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Finnish</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French (FR)</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German</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Hungarian</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Italian (IT)</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Japanese</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Korean</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Malaysian</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Norwegian</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Polish</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Portuguese</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Romanian</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Russian</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Serbian</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Slovak</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Spanish (ES)</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Swedish(SV)</w:t>
                  </w:r>
                </w:p>
              </w:tc>
            </w:tr>
            <w:tr w:rsidR="008310B2" w:rsidRPr="008310B2" w:rsidTr="008310B2">
              <w:trPr>
                <w:trHeight w:val="288"/>
              </w:trPr>
              <w:tc>
                <w:tcPr>
                  <w:tcW w:w="2820" w:type="dxa"/>
                  <w:tcBorders>
                    <w:top w:val="nil"/>
                    <w:left w:val="nil"/>
                    <w:bottom w:val="nil"/>
                    <w:right w:val="nil"/>
                  </w:tcBorders>
                  <w:shd w:val="clear" w:color="000000" w:fill="FFFFFF"/>
                  <w:hideMark/>
                </w:tcPr>
                <w:p w:rsidR="008310B2" w:rsidRPr="008310B2" w:rsidRDefault="008310B2" w:rsidP="008310B2">
                  <w:pPr>
                    <w:rPr>
                      <w:rFonts w:ascii="Calibri" w:hAnsi="Calibri"/>
                      <w:color w:val="000000"/>
                      <w:sz w:val="22"/>
                      <w:szCs w:val="22"/>
                      <w:lang w:val="en-US"/>
                    </w:rPr>
                  </w:pPr>
                  <w:r w:rsidRPr="008310B2">
                    <w:rPr>
                      <w:rFonts w:ascii="Calibri" w:hAnsi="Calibri"/>
                      <w:color w:val="000000"/>
                      <w:sz w:val="22"/>
                      <w:szCs w:val="22"/>
                      <w:lang w:val="en-US"/>
                    </w:rPr>
                    <w:t>Thai</w:t>
                  </w:r>
                </w:p>
              </w:tc>
            </w:tr>
          </w:tbl>
          <w:p w:rsidR="0039115E" w:rsidRPr="006F1598" w:rsidRDefault="0039115E">
            <w:pPr>
              <w:rPr>
                <w:rFonts w:cs="Arial"/>
                <w:color w:val="000000"/>
              </w:rPr>
            </w:pPr>
          </w:p>
        </w:tc>
      </w:tr>
      <w:tr w:rsidR="008133EE" w:rsidTr="004942DF">
        <w:tc>
          <w:tcPr>
            <w:tcW w:w="778"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rPr>
            </w:pPr>
            <w:r>
              <w:rPr>
                <w:rFonts w:cs="Arial"/>
              </w:rPr>
              <w:t>F14</w:t>
            </w:r>
          </w:p>
        </w:tc>
        <w:tc>
          <w:tcPr>
            <w:tcW w:w="7667" w:type="dxa"/>
            <w:tcBorders>
              <w:top w:val="single" w:sz="4" w:space="0" w:color="auto"/>
              <w:left w:val="single" w:sz="4" w:space="0" w:color="auto"/>
              <w:bottom w:val="single" w:sz="4" w:space="0" w:color="auto"/>
              <w:right w:val="single" w:sz="4" w:space="0" w:color="auto"/>
            </w:tcBorders>
            <w:hideMark/>
          </w:tcPr>
          <w:p w:rsidR="008133EE" w:rsidRPr="006F1598" w:rsidRDefault="008133EE" w:rsidP="00307FA6">
            <w:pPr>
              <w:rPr>
                <w:rFonts w:cs="Arial"/>
                <w:color w:val="000000"/>
              </w:rPr>
            </w:pPr>
            <w:r w:rsidRPr="006F1598">
              <w:rPr>
                <w:rFonts w:cs="Arial"/>
                <w:color w:val="000000"/>
              </w:rPr>
              <w:t>Content of job search tool on IKEA.com sh</w:t>
            </w:r>
            <w:r w:rsidR="00307FA6">
              <w:rPr>
                <w:rFonts w:cs="Arial"/>
                <w:color w:val="000000"/>
              </w:rPr>
              <w:t>all</w:t>
            </w:r>
            <w:r w:rsidRPr="006F1598">
              <w:rPr>
                <w:rFonts w:cs="Arial"/>
                <w:color w:val="000000"/>
              </w:rPr>
              <w:t xml:space="preserve"> connect to </w:t>
            </w:r>
            <w:proofErr w:type="gramStart"/>
            <w:r w:rsidRPr="006F1598">
              <w:rPr>
                <w:rFonts w:cs="Arial"/>
                <w:color w:val="000000"/>
              </w:rPr>
              <w:t>selected</w:t>
            </w:r>
            <w:proofErr w:type="gramEnd"/>
            <w:r w:rsidRPr="006F1598">
              <w:rPr>
                <w:rFonts w:cs="Arial"/>
                <w:color w:val="000000"/>
              </w:rPr>
              <w:t xml:space="preserve"> external Talent Gateway TG (jobs). Job Search tool on IKEA</w:t>
            </w:r>
            <w:r w:rsidR="007159E2">
              <w:rPr>
                <w:rFonts w:cs="Arial"/>
                <w:color w:val="000000"/>
              </w:rPr>
              <w:t xml:space="preserve"> </w:t>
            </w:r>
            <w:r w:rsidRPr="006F1598">
              <w:rPr>
                <w:rFonts w:cs="Arial"/>
                <w:color w:val="000000"/>
              </w:rPr>
              <w:t>inside sh</w:t>
            </w:r>
            <w:r w:rsidR="00307FA6">
              <w:rPr>
                <w:rFonts w:cs="Arial"/>
                <w:color w:val="000000"/>
              </w:rPr>
              <w:t>all</w:t>
            </w:r>
            <w:r w:rsidRPr="006F1598">
              <w:rPr>
                <w:rFonts w:cs="Arial"/>
                <w:color w:val="000000"/>
              </w:rPr>
              <w:t xml:space="preserve"> connect </w:t>
            </w:r>
            <w:r w:rsidRPr="006F1598">
              <w:rPr>
                <w:rFonts w:cs="Arial"/>
                <w:color w:val="000000"/>
              </w:rPr>
              <w:lastRenderedPageBreak/>
              <w:t xml:space="preserve">to </w:t>
            </w:r>
            <w:proofErr w:type="gramStart"/>
            <w:r w:rsidRPr="006F1598">
              <w:rPr>
                <w:rFonts w:cs="Arial"/>
                <w:color w:val="000000"/>
              </w:rPr>
              <w:t>selected</w:t>
            </w:r>
            <w:proofErr w:type="gramEnd"/>
            <w:r w:rsidRPr="006F1598">
              <w:rPr>
                <w:rFonts w:cs="Arial"/>
                <w:color w:val="000000"/>
              </w:rPr>
              <w:t xml:space="preserve"> internal TG. Thus different </w:t>
            </w:r>
            <w:r w:rsidR="00A470F3">
              <w:rPr>
                <w:rFonts w:cs="Arial"/>
                <w:color w:val="000000"/>
              </w:rPr>
              <w:t>jobs</w:t>
            </w:r>
            <w:r w:rsidRPr="006F1598">
              <w:rPr>
                <w:rFonts w:cs="Arial"/>
                <w:color w:val="000000"/>
              </w:rPr>
              <w:t xml:space="preserve"> shall be shown in different places.</w:t>
            </w:r>
          </w:p>
        </w:tc>
      </w:tr>
    </w:tbl>
    <w:p w:rsidR="003729DE" w:rsidRDefault="003729DE" w:rsidP="007F4A52">
      <w:pPr>
        <w:pStyle w:val="Heading1"/>
      </w:pPr>
      <w:bookmarkStart w:id="117" w:name="_Toc458892165"/>
      <w:bookmarkStart w:id="118" w:name="_Toc459746512"/>
      <w:bookmarkStart w:id="119" w:name="_Toc320189255"/>
      <w:bookmarkStart w:id="120" w:name="_Toc320189580"/>
      <w:bookmarkStart w:id="121" w:name="_Toc455412943"/>
      <w:bookmarkEnd w:id="115"/>
      <w:bookmarkEnd w:id="116"/>
      <w:r>
        <w:lastRenderedPageBreak/>
        <w:t>Change Requirements &amp; Validations</w:t>
      </w:r>
      <w:bookmarkEnd w:id="117"/>
      <w:bookmarkEnd w:id="118"/>
    </w:p>
    <w:p w:rsidR="003729DE" w:rsidRDefault="003729DE" w:rsidP="003729DE">
      <w:pPr>
        <w:pStyle w:val="Heading2"/>
      </w:pPr>
      <w:bookmarkStart w:id="122" w:name="_Toc459746513"/>
      <w:r>
        <w:t>Change requirements</w:t>
      </w:r>
      <w:bookmarkEnd w:id="122"/>
    </w:p>
    <w:p w:rsidR="003729DE" w:rsidRDefault="003729DE" w:rsidP="00874413">
      <w:pPr>
        <w:pStyle w:val="BodyText"/>
        <w:numPr>
          <w:ilvl w:val="0"/>
          <w:numId w:val="34"/>
        </w:numPr>
      </w:pPr>
      <w:r>
        <w:t>All the requirements regarding keyword search functionality shall change as mentioned under change requirements section 4.1.</w:t>
      </w:r>
    </w:p>
    <w:p w:rsidR="003729DE" w:rsidRDefault="003729DE" w:rsidP="00874413">
      <w:pPr>
        <w:pStyle w:val="BodyText"/>
        <w:numPr>
          <w:ilvl w:val="0"/>
          <w:numId w:val="34"/>
        </w:numPr>
      </w:pPr>
      <w:r w:rsidRPr="002C18F8">
        <w:t xml:space="preserve">Keyword search and filter search </w:t>
      </w:r>
      <w:r>
        <w:t xml:space="preserve">functionality </w:t>
      </w:r>
      <w:r w:rsidR="0095157B">
        <w:t xml:space="preserve">shall be merged </w:t>
      </w:r>
      <w:r w:rsidRPr="002C18F8">
        <w:t xml:space="preserve">instead of keeping two </w:t>
      </w:r>
      <w:r>
        <w:t>independent</w:t>
      </w:r>
      <w:r w:rsidRPr="002C18F8">
        <w:t xml:space="preserve"> streams.</w:t>
      </w:r>
      <w:r>
        <w:t xml:space="preserve"> </w:t>
      </w:r>
      <w:r w:rsidRPr="002C18F8">
        <w:t>This</w:t>
      </w:r>
      <w:r>
        <w:t xml:space="preserve"> shall help user to filter down the jobs option.</w:t>
      </w:r>
    </w:p>
    <w:p w:rsidR="003729DE" w:rsidRDefault="003729DE" w:rsidP="00874413">
      <w:pPr>
        <w:pStyle w:val="BodyText"/>
        <w:numPr>
          <w:ilvl w:val="0"/>
          <w:numId w:val="34"/>
        </w:numPr>
      </w:pPr>
      <w:r>
        <w:t xml:space="preserve">User shall see the jobs </w:t>
      </w:r>
      <w:r w:rsidRPr="00355651">
        <w:t>result</w:t>
      </w:r>
      <w:r>
        <w:t>s count changing, when user has completed the input for keyword search and focus has moved away from the keyword search box. </w:t>
      </w:r>
      <w:r w:rsidRPr="00355651">
        <w:t>This is in addition to the existing functionality where the jobs results count is updated when a user does a selection from the other filters.</w:t>
      </w:r>
    </w:p>
    <w:p w:rsidR="00926BCD" w:rsidRDefault="00926BCD" w:rsidP="00874413">
      <w:pPr>
        <w:pStyle w:val="BodyText"/>
        <w:numPr>
          <w:ilvl w:val="0"/>
          <w:numId w:val="34"/>
        </w:numPr>
      </w:pPr>
      <w:r w:rsidRPr="0002682A">
        <w:t>Keyword search input shall not be case sensitive.</w:t>
      </w:r>
    </w:p>
    <w:p w:rsidR="00E868A1" w:rsidRDefault="00D50370" w:rsidP="00E868A1">
      <w:pPr>
        <w:pStyle w:val="BodyText"/>
        <w:numPr>
          <w:ilvl w:val="0"/>
          <w:numId w:val="34"/>
        </w:numPr>
      </w:pPr>
      <w:r w:rsidRPr="0002682A">
        <w:t>Keyword search</w:t>
      </w:r>
      <w:r w:rsidR="00E868A1">
        <w:t xml:space="preserve"> logic</w:t>
      </w:r>
      <w:r w:rsidRPr="0002682A">
        <w:t xml:space="preserve"> shall work on Job title, Country, Location, </w:t>
      </w:r>
      <w:proofErr w:type="spellStart"/>
      <w:r w:rsidRPr="0002682A">
        <w:t>Workarea</w:t>
      </w:r>
      <w:proofErr w:type="spellEnd"/>
      <w:r w:rsidR="00405D50">
        <w:t>, Language</w:t>
      </w:r>
      <w:r w:rsidR="00926BCD">
        <w:t>, Job Type</w:t>
      </w:r>
      <w:r w:rsidRPr="0002682A">
        <w:t xml:space="preserve"> and Job description. </w:t>
      </w:r>
      <w:r w:rsidR="00926BCD">
        <w:t xml:space="preserve">For example, User gives input as ‘manager Helsingborg Sweden’; entered input will be searched in Job Title, Location, </w:t>
      </w:r>
      <w:proofErr w:type="spellStart"/>
      <w:r w:rsidR="00926BCD">
        <w:t>Workarea</w:t>
      </w:r>
      <w:proofErr w:type="spellEnd"/>
      <w:r w:rsidR="00926BCD">
        <w:t>, Language, Job Type, Job description fields as ‘manager’ or ’Helsingborg’</w:t>
      </w:r>
      <w:r w:rsidR="00E868A1">
        <w:t xml:space="preserve"> </w:t>
      </w:r>
      <w:r w:rsidR="00926BCD">
        <w:t>or</w:t>
      </w:r>
      <w:r w:rsidR="00E868A1">
        <w:t xml:space="preserve"> </w:t>
      </w:r>
      <w:r w:rsidR="00926BCD">
        <w:t>’Sweden’.</w:t>
      </w:r>
      <w:r w:rsidR="00E868A1">
        <w:t xml:space="preserve"> </w:t>
      </w:r>
    </w:p>
    <w:p w:rsidR="00D50370" w:rsidRDefault="00E868A1" w:rsidP="00E868A1">
      <w:pPr>
        <w:pStyle w:val="BodyText"/>
        <w:numPr>
          <w:ilvl w:val="0"/>
          <w:numId w:val="34"/>
        </w:numPr>
      </w:pPr>
      <w:r>
        <w:t>Search filters shall be applied on the results returned by keyword search logic. For example, user gives input as ‘manager system’ in keyword search</w:t>
      </w:r>
      <w:r w:rsidR="00C3155D">
        <w:t xml:space="preserve">, </w:t>
      </w:r>
      <w:r>
        <w:t xml:space="preserve">selects ‘Sweden’ as country search filter and clicks on search. </w:t>
      </w:r>
      <w:r w:rsidR="00C3155D">
        <w:t>Search filter ‘Sweden’ will be applied on</w:t>
      </w:r>
      <w:r>
        <w:t xml:space="preserve"> the jobs returned</w:t>
      </w:r>
      <w:r w:rsidR="00C3155D">
        <w:t xml:space="preserve"> by keyword search logic. </w:t>
      </w:r>
    </w:p>
    <w:p w:rsidR="00926BCD" w:rsidRPr="0002682A" w:rsidRDefault="00E868A1" w:rsidP="00926BCD">
      <w:pPr>
        <w:pStyle w:val="BodyText"/>
        <w:numPr>
          <w:ilvl w:val="0"/>
          <w:numId w:val="34"/>
        </w:numPr>
      </w:pPr>
      <w:r>
        <w:t xml:space="preserve">As user gives input in double quotes for keyword search for example “system developer”. All the jobs containing these exact words – “system developer” will be displayed as search results. </w:t>
      </w:r>
    </w:p>
    <w:p w:rsidR="003729DE" w:rsidRDefault="003729DE" w:rsidP="00874413">
      <w:pPr>
        <w:pStyle w:val="BodyText"/>
        <w:numPr>
          <w:ilvl w:val="0"/>
          <w:numId w:val="34"/>
        </w:numPr>
      </w:pPr>
      <w:r>
        <w:t xml:space="preserve">Keyword search functionality shall not support Boolean logic </w:t>
      </w:r>
      <w:r w:rsidR="00D50370">
        <w:t xml:space="preserve">(AND, OR, etc. operators) </w:t>
      </w:r>
      <w:r>
        <w:t>such as in the case of IBM Kenexa brassring keyword search.</w:t>
      </w:r>
    </w:p>
    <w:p w:rsidR="00405D50" w:rsidRDefault="00405D50" w:rsidP="00874413">
      <w:pPr>
        <w:pStyle w:val="BodyText"/>
        <w:numPr>
          <w:ilvl w:val="0"/>
          <w:numId w:val="34"/>
        </w:numPr>
      </w:pPr>
      <w:r>
        <w:t>Keyword search shall not support use of special characters for keyword search</w:t>
      </w:r>
    </w:p>
    <w:p w:rsidR="00B56E8F" w:rsidRDefault="00B56E8F" w:rsidP="00874413">
      <w:pPr>
        <w:pStyle w:val="BodyText"/>
        <w:numPr>
          <w:ilvl w:val="0"/>
          <w:numId w:val="34"/>
        </w:numPr>
      </w:pPr>
      <w:r>
        <w:t xml:space="preserve">On clicking the </w:t>
      </w:r>
      <w:r w:rsidRPr="00B56E8F">
        <w:rPr>
          <w:b/>
        </w:rPr>
        <w:t>Tips</w:t>
      </w:r>
      <w:r>
        <w:rPr>
          <w:b/>
        </w:rPr>
        <w:t xml:space="preserve"> </w:t>
      </w:r>
      <w:r>
        <w:t xml:space="preserve">URL of Keyword Search Functionality, a modal pop up window should open which has a description on how to use keyword search functionality. This description content </w:t>
      </w:r>
      <w:r w:rsidR="00246A05">
        <w:t>will</w:t>
      </w:r>
      <w:r>
        <w:t xml:space="preserve"> be provided by</w:t>
      </w:r>
      <w:r w:rsidR="00246A05">
        <w:t xml:space="preserve"> IKEA.</w:t>
      </w:r>
    </w:p>
    <w:p w:rsidR="003729DE" w:rsidRDefault="004D1106" w:rsidP="00874413">
      <w:pPr>
        <w:pStyle w:val="BodyText"/>
        <w:numPr>
          <w:ilvl w:val="0"/>
          <w:numId w:val="34"/>
        </w:numPr>
      </w:pPr>
      <w:r w:rsidRPr="004D1106">
        <w:t xml:space="preserve">Hover text functionality </w:t>
      </w:r>
      <w:r>
        <w:t>shall</w:t>
      </w:r>
      <w:r w:rsidRPr="004D1106">
        <w:t xml:space="preserve"> be r</w:t>
      </w:r>
      <w:r>
        <w:t>eplaced with a click action on Job Title of entries displayed in search results. On clicking the Job T</w:t>
      </w:r>
      <w:r w:rsidRPr="004D1106">
        <w:t>itle</w:t>
      </w:r>
      <w:r>
        <w:t xml:space="preserve"> link</w:t>
      </w:r>
      <w:r w:rsidRPr="004D1106">
        <w:t>, an intermediate modal pop up window (like Tips</w:t>
      </w:r>
      <w:r>
        <w:t xml:space="preserve"> pop up window</w:t>
      </w:r>
      <w:r w:rsidRPr="004D1106">
        <w:t xml:space="preserve">) will open which has </w:t>
      </w:r>
      <w:r w:rsidR="001B429B">
        <w:t xml:space="preserve">a </w:t>
      </w:r>
      <w:r w:rsidRPr="004D1106">
        <w:t>small descri</w:t>
      </w:r>
      <w:r>
        <w:t xml:space="preserve">ption of the job as content, </w:t>
      </w:r>
      <w:r w:rsidRPr="004D1106">
        <w:t xml:space="preserve">‘continue’ </w:t>
      </w:r>
      <w:r w:rsidR="00246A05">
        <w:t xml:space="preserve">and ‘close’ buttons. On clicking the ‘close’ </w:t>
      </w:r>
      <w:r w:rsidR="001B429B">
        <w:t xml:space="preserve">button at </w:t>
      </w:r>
      <w:r w:rsidR="00246A05">
        <w:t xml:space="preserve">the </w:t>
      </w:r>
      <w:r w:rsidR="001B429B">
        <w:t>bottom</w:t>
      </w:r>
      <w:r w:rsidR="00246A05">
        <w:t>, the modal pop window shall get closed</w:t>
      </w:r>
      <w:r w:rsidRPr="004D1106">
        <w:t xml:space="preserve">. </w:t>
      </w:r>
      <w:r w:rsidR="00246A05">
        <w:t>On</w:t>
      </w:r>
      <w:r w:rsidRPr="004D1106">
        <w:t xml:space="preserve"> click</w:t>
      </w:r>
      <w:r w:rsidR="00246A05">
        <w:t>ing the</w:t>
      </w:r>
      <w:r w:rsidRPr="004D1106">
        <w:t xml:space="preserve"> continue button, user </w:t>
      </w:r>
      <w:r w:rsidR="00246A05">
        <w:t>shall</w:t>
      </w:r>
      <w:r w:rsidRPr="004D1106">
        <w:t xml:space="preserve"> be navigated to </w:t>
      </w:r>
      <w:r w:rsidR="001B429B">
        <w:t xml:space="preserve">the </w:t>
      </w:r>
      <w:r w:rsidRPr="004D1106">
        <w:t xml:space="preserve">job description page </w:t>
      </w:r>
      <w:r w:rsidR="00E24C37">
        <w:t xml:space="preserve">of IBM Kenexa Brassring </w:t>
      </w:r>
      <w:r w:rsidRPr="004D1106">
        <w:t>which open</w:t>
      </w:r>
      <w:r w:rsidR="00E24C37">
        <w:t>s in the same tab</w:t>
      </w:r>
      <w:r w:rsidR="00246A05">
        <w:t>.</w:t>
      </w:r>
    </w:p>
    <w:p w:rsidR="00F13DFB" w:rsidRDefault="00F13DFB" w:rsidP="00874413">
      <w:pPr>
        <w:pStyle w:val="BodyText"/>
        <w:numPr>
          <w:ilvl w:val="0"/>
          <w:numId w:val="34"/>
        </w:numPr>
      </w:pPr>
      <w:r>
        <w:t>Action button i.e. ‘View Job(s)’ in search result section shall perform the functionality as mentioned below:</w:t>
      </w:r>
    </w:p>
    <w:p w:rsidR="00F13DFB" w:rsidRDefault="00F13DFB" w:rsidP="00F13DFB">
      <w:pPr>
        <w:pStyle w:val="BodyText"/>
        <w:ind w:left="1440"/>
      </w:pPr>
      <w:r>
        <w:lastRenderedPageBreak/>
        <w:t xml:space="preserve">View Job(s): When user selects multiple jobs in search results </w:t>
      </w:r>
      <w:r w:rsidR="00681E40">
        <w:t>and click on View Job(s) button, a m</w:t>
      </w:r>
      <w:r w:rsidR="002E2966">
        <w:t xml:space="preserve">odal pop up </w:t>
      </w:r>
      <w:r w:rsidR="00C952A6">
        <w:t>window shall be displayed as shown below:</w:t>
      </w:r>
    </w:p>
    <w:p w:rsidR="00C952A6" w:rsidRDefault="00C952A6" w:rsidP="00F13DFB">
      <w:pPr>
        <w:pStyle w:val="BodyText"/>
        <w:ind w:left="1440"/>
      </w:pPr>
    </w:p>
    <w:p w:rsidR="00C952A6" w:rsidRDefault="00C952A6" w:rsidP="00F13DFB">
      <w:pPr>
        <w:pStyle w:val="BodyText"/>
        <w:ind w:left="1440"/>
      </w:pPr>
      <w:r>
        <w:rPr>
          <w:noProof/>
          <w:lang w:val="en-US"/>
        </w:rPr>
        <w:drawing>
          <wp:inline distT="0" distB="0" distL="0" distR="0">
            <wp:extent cx="5314950" cy="401467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314950" cy="4014678"/>
                    </a:xfrm>
                    <a:prstGeom prst="rect">
                      <a:avLst/>
                    </a:prstGeom>
                    <a:noFill/>
                    <a:ln w="9525">
                      <a:noFill/>
                      <a:miter lim="800000"/>
                      <a:headEnd/>
                      <a:tailEnd/>
                    </a:ln>
                  </pic:spPr>
                </pic:pic>
              </a:graphicData>
            </a:graphic>
          </wp:inline>
        </w:drawing>
      </w:r>
    </w:p>
    <w:p w:rsidR="00C952A6" w:rsidRDefault="00C952A6" w:rsidP="00F13DFB">
      <w:pPr>
        <w:pStyle w:val="BodyText"/>
        <w:ind w:left="1440"/>
      </w:pPr>
    </w:p>
    <w:p w:rsidR="00C952A6" w:rsidRDefault="00C952A6" w:rsidP="00F13DFB">
      <w:pPr>
        <w:pStyle w:val="BodyText"/>
        <w:ind w:left="1440"/>
      </w:pPr>
      <w:r>
        <w:t>Header of Modal pop up window consists of:</w:t>
      </w:r>
    </w:p>
    <w:p w:rsidR="00C952A6" w:rsidRDefault="00C952A6" w:rsidP="00C952A6">
      <w:pPr>
        <w:pStyle w:val="BodyText"/>
        <w:numPr>
          <w:ilvl w:val="0"/>
          <w:numId w:val="37"/>
        </w:numPr>
      </w:pPr>
      <w:r>
        <w:t>Selection Number / Total jobs selected</w:t>
      </w:r>
    </w:p>
    <w:p w:rsidR="00C952A6" w:rsidRDefault="00C952A6" w:rsidP="00C952A6">
      <w:pPr>
        <w:pStyle w:val="BodyText"/>
        <w:numPr>
          <w:ilvl w:val="0"/>
          <w:numId w:val="37"/>
        </w:numPr>
      </w:pPr>
      <w:r>
        <w:t>Title : “Preview of Job Title” of selected job number</w:t>
      </w:r>
    </w:p>
    <w:p w:rsidR="00C952A6" w:rsidRDefault="00C952A6" w:rsidP="00C952A6">
      <w:pPr>
        <w:pStyle w:val="BodyText"/>
        <w:numPr>
          <w:ilvl w:val="0"/>
          <w:numId w:val="37"/>
        </w:numPr>
      </w:pPr>
      <w:r>
        <w:t>Arrows on both sides of Job title for navigation among job titles</w:t>
      </w:r>
    </w:p>
    <w:p w:rsidR="00C952A6" w:rsidRDefault="00C952A6" w:rsidP="00C952A6">
      <w:pPr>
        <w:pStyle w:val="BodyText"/>
        <w:ind w:left="1440"/>
      </w:pPr>
    </w:p>
    <w:p w:rsidR="00C952A6" w:rsidRDefault="00C952A6" w:rsidP="00C952A6">
      <w:pPr>
        <w:pStyle w:val="BodyText"/>
        <w:ind w:left="1440"/>
      </w:pPr>
      <w:r>
        <w:t>Body of Modal pop up window consists of:</w:t>
      </w:r>
    </w:p>
    <w:p w:rsidR="00C952A6" w:rsidRDefault="00C952A6" w:rsidP="00C952A6">
      <w:pPr>
        <w:pStyle w:val="BodyText"/>
        <w:numPr>
          <w:ilvl w:val="0"/>
          <w:numId w:val="38"/>
        </w:numPr>
      </w:pPr>
      <w:r>
        <w:t>Job Description</w:t>
      </w:r>
    </w:p>
    <w:p w:rsidR="00C952A6" w:rsidRDefault="00C952A6" w:rsidP="00C952A6">
      <w:pPr>
        <w:pStyle w:val="BodyText"/>
      </w:pPr>
    </w:p>
    <w:p w:rsidR="00C952A6" w:rsidRDefault="00C952A6" w:rsidP="00C952A6">
      <w:pPr>
        <w:pStyle w:val="BodyText"/>
        <w:ind w:left="1440"/>
      </w:pPr>
      <w:r>
        <w:t>Footer of Modal pop up window consists of:</w:t>
      </w:r>
    </w:p>
    <w:p w:rsidR="00C952A6" w:rsidRDefault="00C952A6" w:rsidP="00C952A6">
      <w:pPr>
        <w:pStyle w:val="BodyText"/>
        <w:numPr>
          <w:ilvl w:val="0"/>
          <w:numId w:val="38"/>
        </w:numPr>
      </w:pPr>
      <w:r>
        <w:t>“Close”</w:t>
      </w:r>
      <w:r w:rsidR="00681E40">
        <w:t xml:space="preserve"> and</w:t>
      </w:r>
      <w:r>
        <w:t xml:space="preserve"> “Continue”</w:t>
      </w:r>
      <w:r w:rsidR="00681E40">
        <w:t xml:space="preserve"> button: On clicking “Close” button will close the modal pop up window and on clicking “Continue” button window will take the user to full job description page of IBM Kenexa brassring.</w:t>
      </w:r>
    </w:p>
    <w:p w:rsidR="00F13DFB" w:rsidRDefault="00F13DFB" w:rsidP="00F13DFB">
      <w:pPr>
        <w:pStyle w:val="BodyText"/>
        <w:ind w:left="1440"/>
      </w:pPr>
    </w:p>
    <w:p w:rsidR="00F13DFB" w:rsidRDefault="00F13DFB" w:rsidP="00681E40">
      <w:pPr>
        <w:pStyle w:val="BodyText"/>
      </w:pPr>
      <w:r w:rsidRPr="00681E40">
        <w:rPr>
          <w:highlight w:val="yellow"/>
        </w:rPr>
        <w:lastRenderedPageBreak/>
        <w:t>However, other action buttons i.e. ‘Apply Job(s)’,’ Create search agent’</w:t>
      </w:r>
      <w:r w:rsidR="00681E40" w:rsidRPr="00681E40">
        <w:rPr>
          <w:highlight w:val="yellow"/>
        </w:rPr>
        <w:t>, ’Send to friend’</w:t>
      </w:r>
      <w:r w:rsidRPr="00681E40">
        <w:rPr>
          <w:highlight w:val="yellow"/>
        </w:rPr>
        <w:t xml:space="preserve"> and ‘Save to basket’ shall be implemented in next phase of the project. These buttons are still under discussion with IKEA and IBM.</w:t>
      </w:r>
    </w:p>
    <w:p w:rsidR="00E24C37" w:rsidRPr="00D50370" w:rsidRDefault="00E24C37" w:rsidP="00F13DFB">
      <w:pPr>
        <w:pStyle w:val="BodyText"/>
        <w:ind w:left="1440"/>
        <w:rPr>
          <w:highlight w:val="yellow"/>
        </w:rPr>
      </w:pPr>
    </w:p>
    <w:p w:rsidR="003729DE" w:rsidRDefault="003729DE" w:rsidP="003729DE">
      <w:pPr>
        <w:pStyle w:val="Heading2"/>
      </w:pPr>
      <w:bookmarkStart w:id="123" w:name="_Toc459746514"/>
      <w:r>
        <w:t>Validations</w:t>
      </w:r>
      <w:bookmarkEnd w:id="123"/>
    </w:p>
    <w:p w:rsidR="003729DE" w:rsidRDefault="003729DE" w:rsidP="00874413">
      <w:pPr>
        <w:pStyle w:val="BodyText"/>
        <w:numPr>
          <w:ilvl w:val="0"/>
          <w:numId w:val="35"/>
        </w:numPr>
      </w:pPr>
      <w:r>
        <w:t>All the input fields should have maximum input of 100.</w:t>
      </w:r>
    </w:p>
    <w:p w:rsidR="003729DE" w:rsidRDefault="003729DE" w:rsidP="00874413">
      <w:pPr>
        <w:pStyle w:val="BodyText"/>
        <w:numPr>
          <w:ilvl w:val="0"/>
          <w:numId w:val="35"/>
        </w:numPr>
      </w:pPr>
      <w:r>
        <w:t>No validations if user doesn’t select any search criteria and clicks on the search button. In case of such an event, all the Jobs results must be displayed.</w:t>
      </w:r>
    </w:p>
    <w:p w:rsidR="003729DE" w:rsidRDefault="003729DE" w:rsidP="00874413">
      <w:pPr>
        <w:pStyle w:val="BodyText"/>
        <w:numPr>
          <w:ilvl w:val="0"/>
          <w:numId w:val="35"/>
        </w:numPr>
      </w:pPr>
      <w:r>
        <w:t xml:space="preserve">A message </w:t>
      </w:r>
      <w:r w:rsidRPr="00355651">
        <w:t>translated as per the locale</w:t>
      </w:r>
      <w:r>
        <w:t xml:space="preserve"> to be displayed, if search query doesn’t return any search result.</w:t>
      </w:r>
    </w:p>
    <w:p w:rsidR="003729DE" w:rsidRDefault="003729DE" w:rsidP="00874413">
      <w:pPr>
        <w:pStyle w:val="BodyText"/>
        <w:numPr>
          <w:ilvl w:val="0"/>
          <w:numId w:val="35"/>
        </w:numPr>
      </w:pPr>
      <w:r>
        <w:t>User should be shown an appropriate error or exception message as the relevant event occurs such as network/application/server/database related error or exception events.</w:t>
      </w:r>
    </w:p>
    <w:p w:rsidR="003729DE" w:rsidRDefault="003729DE" w:rsidP="00874413">
      <w:pPr>
        <w:pStyle w:val="BodyText"/>
        <w:numPr>
          <w:ilvl w:val="0"/>
          <w:numId w:val="35"/>
        </w:numPr>
      </w:pPr>
      <w:r>
        <w:t>User should be shown an alert message when user clicks on any of the following action buttons: view jobs, apply to jobs, send to friend, save to basket without selecting a job.</w:t>
      </w:r>
    </w:p>
    <w:p w:rsidR="003729DE" w:rsidRDefault="003729DE" w:rsidP="00874413">
      <w:pPr>
        <w:pStyle w:val="BodyText"/>
        <w:numPr>
          <w:ilvl w:val="0"/>
          <w:numId w:val="35"/>
        </w:numPr>
      </w:pPr>
      <w:r>
        <w:t>Whenever a user selects a Russian and non-Russian job together, user should be shown an alert message to infor</w:t>
      </w:r>
      <w:r w:rsidR="008A3C59">
        <w:t>m the user that a Russian job and</w:t>
      </w:r>
      <w:r>
        <w:t xml:space="preserve"> a non-Russian job cannot be selected together to perform any operations on the job selection.</w:t>
      </w:r>
    </w:p>
    <w:p w:rsidR="003729DE" w:rsidRPr="004B659D" w:rsidRDefault="003729DE" w:rsidP="00874413">
      <w:pPr>
        <w:pStyle w:val="BodyText"/>
        <w:numPr>
          <w:ilvl w:val="0"/>
          <w:numId w:val="35"/>
        </w:numPr>
      </w:pPr>
      <w:r>
        <w:t>User shall be informed of the cookies being used via a notification message.</w:t>
      </w:r>
    </w:p>
    <w:p w:rsidR="00986B33" w:rsidRDefault="00986B33" w:rsidP="007F4A52">
      <w:pPr>
        <w:pStyle w:val="Heading1"/>
      </w:pPr>
      <w:bookmarkStart w:id="124" w:name="_Toc459746515"/>
      <w:r w:rsidRPr="007F4A52">
        <w:lastRenderedPageBreak/>
        <w:t>Non-functional requirements</w:t>
      </w:r>
      <w:bookmarkEnd w:id="119"/>
      <w:bookmarkEnd w:id="120"/>
      <w:bookmarkEnd w:id="121"/>
      <w:bookmarkEnd w:id="124"/>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8"/>
        <w:gridCol w:w="2951"/>
        <w:gridCol w:w="4656"/>
      </w:tblGrid>
      <w:tr w:rsidR="008133EE" w:rsidTr="00825765">
        <w:tc>
          <w:tcPr>
            <w:tcW w:w="608" w:type="dxa"/>
            <w:tcBorders>
              <w:top w:val="single" w:sz="4" w:space="0" w:color="auto"/>
              <w:left w:val="single" w:sz="4" w:space="0" w:color="auto"/>
              <w:bottom w:val="single" w:sz="4" w:space="0" w:color="auto"/>
              <w:right w:val="single" w:sz="4" w:space="0" w:color="auto"/>
            </w:tcBorders>
            <w:shd w:val="clear" w:color="auto" w:fill="D9D9D9"/>
            <w:hideMark/>
          </w:tcPr>
          <w:p w:rsidR="008133EE" w:rsidRDefault="008133EE">
            <w:pPr>
              <w:jc w:val="center"/>
              <w:rPr>
                <w:b/>
                <w:bCs/>
                <w:color w:val="000000"/>
              </w:rPr>
            </w:pPr>
            <w:r>
              <w:rPr>
                <w:b/>
                <w:bCs/>
                <w:color w:val="000000"/>
              </w:rPr>
              <w:t>ID</w:t>
            </w:r>
          </w:p>
        </w:tc>
        <w:tc>
          <w:tcPr>
            <w:tcW w:w="2951" w:type="dxa"/>
            <w:tcBorders>
              <w:top w:val="single" w:sz="4" w:space="0" w:color="auto"/>
              <w:left w:val="single" w:sz="4" w:space="0" w:color="auto"/>
              <w:bottom w:val="single" w:sz="4" w:space="0" w:color="auto"/>
              <w:right w:val="single" w:sz="4" w:space="0" w:color="auto"/>
            </w:tcBorders>
            <w:shd w:val="clear" w:color="auto" w:fill="D9D9D9"/>
            <w:hideMark/>
          </w:tcPr>
          <w:p w:rsidR="008133EE" w:rsidRDefault="008133EE">
            <w:pPr>
              <w:rPr>
                <w:color w:val="000000"/>
              </w:rPr>
            </w:pPr>
            <w:r>
              <w:rPr>
                <w:b/>
                <w:bCs/>
                <w:color w:val="000000"/>
              </w:rPr>
              <w:t>Non-Functional Requirements</w:t>
            </w:r>
          </w:p>
        </w:tc>
        <w:tc>
          <w:tcPr>
            <w:tcW w:w="4656" w:type="dxa"/>
            <w:tcBorders>
              <w:top w:val="single" w:sz="4" w:space="0" w:color="auto"/>
              <w:left w:val="single" w:sz="4" w:space="0" w:color="auto"/>
              <w:bottom w:val="single" w:sz="4" w:space="0" w:color="auto"/>
              <w:right w:val="single" w:sz="4" w:space="0" w:color="auto"/>
            </w:tcBorders>
            <w:shd w:val="clear" w:color="auto" w:fill="D9D9D9"/>
            <w:hideMark/>
          </w:tcPr>
          <w:p w:rsidR="008133EE" w:rsidRDefault="008133EE">
            <w:pPr>
              <w:jc w:val="center"/>
              <w:rPr>
                <w:color w:val="000000"/>
              </w:rPr>
            </w:pPr>
            <w:r>
              <w:rPr>
                <w:b/>
                <w:color w:val="000000"/>
              </w:rPr>
              <w:t>Acceptance Criteria</w:t>
            </w:r>
          </w:p>
        </w:tc>
      </w:tr>
      <w:tr w:rsidR="008133EE" w:rsidTr="00825765">
        <w:tc>
          <w:tcPr>
            <w:tcW w:w="608"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rPr>
            </w:pPr>
            <w:r>
              <w:rPr>
                <w:rFonts w:cs="Arial"/>
              </w:rPr>
              <w:t>NF1</w:t>
            </w:r>
          </w:p>
        </w:tc>
        <w:tc>
          <w:tcPr>
            <w:tcW w:w="2951" w:type="dxa"/>
            <w:tcBorders>
              <w:top w:val="single" w:sz="4" w:space="0" w:color="auto"/>
              <w:left w:val="single" w:sz="4" w:space="0" w:color="auto"/>
              <w:bottom w:val="single" w:sz="4" w:space="0" w:color="auto"/>
              <w:right w:val="single" w:sz="4" w:space="0" w:color="auto"/>
            </w:tcBorders>
            <w:hideMark/>
          </w:tcPr>
          <w:p w:rsidR="008133EE" w:rsidRDefault="005B6222" w:rsidP="005B6222">
            <w:pPr>
              <w:rPr>
                <w:rFonts w:cs="Arial"/>
              </w:rPr>
            </w:pPr>
            <w:r>
              <w:rPr>
                <w:rFonts w:cs="Arial"/>
              </w:rPr>
              <w:t xml:space="preserve">Infrastructure </w:t>
            </w:r>
          </w:p>
        </w:tc>
        <w:tc>
          <w:tcPr>
            <w:tcW w:w="4656" w:type="dxa"/>
            <w:tcBorders>
              <w:top w:val="single" w:sz="4" w:space="0" w:color="auto"/>
              <w:left w:val="single" w:sz="4" w:space="0" w:color="auto"/>
              <w:bottom w:val="single" w:sz="4" w:space="0" w:color="auto"/>
              <w:right w:val="single" w:sz="4" w:space="0" w:color="auto"/>
            </w:tcBorders>
          </w:tcPr>
          <w:p w:rsidR="008133EE" w:rsidRDefault="00A470F3">
            <w:pPr>
              <w:rPr>
                <w:rFonts w:cs="Arial"/>
              </w:rPr>
            </w:pPr>
            <w:r>
              <w:t>Applying IKEA Standards</w:t>
            </w:r>
            <w:r w:rsidR="005B6222">
              <w:t xml:space="preserve"> : </w:t>
            </w:r>
            <w:r w:rsidR="005B6222">
              <w:rPr>
                <w:rFonts w:cs="Arial"/>
              </w:rPr>
              <w:t>Job search tool is designed in accordance with IKEA visual communication guidelines  (will be released in CW 10)</w:t>
            </w:r>
          </w:p>
          <w:p w:rsidR="005B6222" w:rsidRDefault="005B6222">
            <w:pPr>
              <w:rPr>
                <w:rFonts w:cs="Arial"/>
              </w:rPr>
            </w:pPr>
          </w:p>
          <w:p w:rsidR="005B6222" w:rsidRDefault="005B6222">
            <w:pPr>
              <w:rPr>
                <w:rFonts w:cs="Arial"/>
              </w:rPr>
            </w:pPr>
            <w:r>
              <w:t>Solution shall support</w:t>
            </w:r>
            <w:r w:rsidR="00CD388A">
              <w:t xml:space="preserve"> </w:t>
            </w:r>
            <w:r w:rsidRPr="00CD388A">
              <w:t>latest two versions of global browsers with fast update pace such as Chrome and Firefox (both desktop and mobile versions apply). Solution shall support latest three versions of global browsers with slow update pace such as Safari, IE and Edge (both desktop and mobile versions apply). Solution shall support local/regional browsers that are very common in a specific market (</w:t>
            </w:r>
            <w:proofErr w:type="spellStart"/>
            <w:r w:rsidRPr="00CD388A">
              <w:t>Yandex</w:t>
            </w:r>
            <w:proofErr w:type="spellEnd"/>
            <w:r w:rsidRPr="00CD388A">
              <w:t xml:space="preserve"> in Russia) i.e. latest two versions shall be supported. The support is limited in the sense that “pixel perfect” is not required, however all functionality shall work.</w:t>
            </w:r>
          </w:p>
          <w:p w:rsidR="005B6222" w:rsidRDefault="005B6222"/>
        </w:tc>
      </w:tr>
      <w:tr w:rsidR="008133EE" w:rsidTr="00825765">
        <w:tc>
          <w:tcPr>
            <w:tcW w:w="608"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rPr>
            </w:pPr>
            <w:r>
              <w:rPr>
                <w:rFonts w:cs="Arial"/>
              </w:rPr>
              <w:t>NF</w:t>
            </w:r>
            <w:r w:rsidR="00A40095">
              <w:rPr>
                <w:rFonts w:cs="Arial"/>
              </w:rPr>
              <w:t>2</w:t>
            </w:r>
          </w:p>
        </w:tc>
        <w:tc>
          <w:tcPr>
            <w:tcW w:w="2951"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rPr>
            </w:pPr>
            <w:r>
              <w:rPr>
                <w:rFonts w:cs="Arial"/>
              </w:rPr>
              <w:t xml:space="preserve">Integration </w:t>
            </w:r>
          </w:p>
        </w:tc>
        <w:tc>
          <w:tcPr>
            <w:tcW w:w="4656" w:type="dxa"/>
            <w:tcBorders>
              <w:top w:val="single" w:sz="4" w:space="0" w:color="auto"/>
              <w:left w:val="single" w:sz="4" w:space="0" w:color="auto"/>
              <w:bottom w:val="single" w:sz="4" w:space="0" w:color="auto"/>
              <w:right w:val="single" w:sz="4" w:space="0" w:color="auto"/>
            </w:tcBorders>
          </w:tcPr>
          <w:p w:rsidR="008133EE" w:rsidRDefault="009D1644">
            <w:pPr>
              <w:rPr>
                <w:rFonts w:cs="Arial"/>
              </w:rPr>
            </w:pPr>
            <w:r>
              <w:rPr>
                <w:rFonts w:cs="Arial"/>
              </w:rPr>
              <w:t>A smooth inte</w:t>
            </w:r>
            <w:r w:rsidR="00A470F3">
              <w:rPr>
                <w:rFonts w:cs="Arial"/>
              </w:rPr>
              <w:t>gration without any UI weaknesses</w:t>
            </w:r>
          </w:p>
        </w:tc>
      </w:tr>
      <w:tr w:rsidR="008133EE" w:rsidTr="00825765">
        <w:tc>
          <w:tcPr>
            <w:tcW w:w="608"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rPr>
            </w:pPr>
            <w:r>
              <w:rPr>
                <w:rFonts w:cs="Arial"/>
              </w:rPr>
              <w:t>NF</w:t>
            </w:r>
            <w:r w:rsidR="00A40095">
              <w:rPr>
                <w:rFonts w:cs="Arial"/>
              </w:rPr>
              <w:t>3</w:t>
            </w:r>
          </w:p>
        </w:tc>
        <w:tc>
          <w:tcPr>
            <w:tcW w:w="2951"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rPr>
            </w:pPr>
            <w:r>
              <w:rPr>
                <w:rFonts w:cs="Arial"/>
              </w:rPr>
              <w:t>Security</w:t>
            </w:r>
          </w:p>
        </w:tc>
        <w:tc>
          <w:tcPr>
            <w:tcW w:w="4656" w:type="dxa"/>
            <w:tcBorders>
              <w:top w:val="single" w:sz="4" w:space="0" w:color="auto"/>
              <w:left w:val="single" w:sz="4" w:space="0" w:color="auto"/>
              <w:bottom w:val="single" w:sz="4" w:space="0" w:color="auto"/>
              <w:right w:val="single" w:sz="4" w:space="0" w:color="auto"/>
            </w:tcBorders>
          </w:tcPr>
          <w:p w:rsidR="00A40095" w:rsidRPr="00A40095" w:rsidRDefault="00A40095" w:rsidP="00A40095">
            <w:pPr>
              <w:rPr>
                <w:rFonts w:cs="Arial"/>
                <w:lang w:val="en-US"/>
              </w:rPr>
            </w:pPr>
            <w:r w:rsidRPr="00A40095">
              <w:rPr>
                <w:rFonts w:cs="Arial"/>
              </w:rPr>
              <w:t xml:space="preserve">New solution MUST be secure since it contains PII (personal identifiable information) data. Intrusion or leakage of such data could mean major damage to IKEA and cannot be accepted. </w:t>
            </w:r>
            <w:r w:rsidRPr="00A40095">
              <w:rPr>
                <w:rFonts w:cs="Arial"/>
                <w:lang w:val="en-US"/>
              </w:rPr>
              <w:t>SSL enabled and within ikea.com domain</w:t>
            </w:r>
            <w:r>
              <w:rPr>
                <w:rFonts w:cs="Arial"/>
                <w:lang w:val="en-US"/>
              </w:rPr>
              <w:t>.</w:t>
            </w:r>
          </w:p>
          <w:p w:rsidR="008133EE" w:rsidRDefault="008133EE">
            <w:pPr>
              <w:rPr>
                <w:rFonts w:cs="Arial"/>
              </w:rPr>
            </w:pPr>
          </w:p>
        </w:tc>
      </w:tr>
      <w:tr w:rsidR="00A40095" w:rsidTr="00825765">
        <w:tc>
          <w:tcPr>
            <w:tcW w:w="608" w:type="dxa"/>
            <w:tcBorders>
              <w:top w:val="single" w:sz="4" w:space="0" w:color="auto"/>
              <w:left w:val="single" w:sz="4" w:space="0" w:color="auto"/>
              <w:bottom w:val="single" w:sz="4" w:space="0" w:color="auto"/>
              <w:right w:val="single" w:sz="4" w:space="0" w:color="auto"/>
            </w:tcBorders>
            <w:hideMark/>
          </w:tcPr>
          <w:p w:rsidR="00A40095" w:rsidRDefault="00A40095">
            <w:pPr>
              <w:rPr>
                <w:rFonts w:cs="Arial"/>
              </w:rPr>
            </w:pPr>
            <w:r>
              <w:rPr>
                <w:rFonts w:cs="Arial"/>
              </w:rPr>
              <w:t>NF4</w:t>
            </w:r>
          </w:p>
        </w:tc>
        <w:tc>
          <w:tcPr>
            <w:tcW w:w="2951" w:type="dxa"/>
            <w:tcBorders>
              <w:top w:val="single" w:sz="4" w:space="0" w:color="auto"/>
              <w:left w:val="single" w:sz="4" w:space="0" w:color="auto"/>
              <w:bottom w:val="single" w:sz="4" w:space="0" w:color="auto"/>
              <w:right w:val="single" w:sz="4" w:space="0" w:color="auto"/>
            </w:tcBorders>
            <w:hideMark/>
          </w:tcPr>
          <w:p w:rsidR="00A40095" w:rsidRDefault="00A40095">
            <w:pPr>
              <w:rPr>
                <w:rFonts w:cs="Arial"/>
              </w:rPr>
            </w:pPr>
            <w:r>
              <w:rPr>
                <w:rFonts w:cs="Arial"/>
              </w:rPr>
              <w:t>Performance</w:t>
            </w:r>
          </w:p>
        </w:tc>
        <w:tc>
          <w:tcPr>
            <w:tcW w:w="4656" w:type="dxa"/>
            <w:tcBorders>
              <w:top w:val="single" w:sz="4" w:space="0" w:color="auto"/>
              <w:left w:val="single" w:sz="4" w:space="0" w:color="auto"/>
              <w:bottom w:val="single" w:sz="4" w:space="0" w:color="auto"/>
              <w:right w:val="single" w:sz="4" w:space="0" w:color="auto"/>
            </w:tcBorders>
          </w:tcPr>
          <w:p w:rsidR="00A40095" w:rsidRDefault="00A40095">
            <w:pPr>
              <w:rPr>
                <w:color w:val="1F497D"/>
              </w:rPr>
            </w:pPr>
          </w:p>
          <w:tbl>
            <w:tblPr>
              <w:tblW w:w="3438"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CellMar>
                <w:left w:w="0" w:type="dxa"/>
                <w:right w:w="0" w:type="dxa"/>
              </w:tblCellMar>
              <w:tblLook w:val="04A0"/>
            </w:tblPr>
            <w:tblGrid>
              <w:gridCol w:w="1998"/>
              <w:gridCol w:w="1440"/>
            </w:tblGrid>
            <w:tr w:rsidR="00825765" w:rsidRPr="00FC7F82" w:rsidTr="009E2E2B">
              <w:trPr>
                <w:trHeight w:val="469"/>
              </w:trPr>
              <w:tc>
                <w:tcPr>
                  <w:tcW w:w="1998" w:type="dxa"/>
                  <w:shd w:val="clear" w:color="auto" w:fill="FFFFFF"/>
                  <w:tcMar>
                    <w:top w:w="0" w:type="dxa"/>
                    <w:left w:w="108" w:type="dxa"/>
                    <w:bottom w:w="0" w:type="dxa"/>
                    <w:right w:w="108" w:type="dxa"/>
                  </w:tcMar>
                  <w:hideMark/>
                </w:tcPr>
                <w:p w:rsidR="00825765" w:rsidRPr="00FC7F82" w:rsidRDefault="00825765" w:rsidP="009E2E2B">
                  <w:pPr>
                    <w:rPr>
                      <w:rFonts w:eastAsia="Calibri"/>
                      <w:b/>
                      <w:bCs/>
                      <w:color w:val="000000"/>
                      <w:sz w:val="14"/>
                    </w:rPr>
                  </w:pPr>
                  <w:r w:rsidRPr="00FC7F82">
                    <w:rPr>
                      <w:b/>
                      <w:bCs/>
                      <w:color w:val="000000"/>
                      <w:sz w:val="14"/>
                    </w:rPr>
                    <w:t>Use Case</w:t>
                  </w:r>
                </w:p>
              </w:tc>
              <w:tc>
                <w:tcPr>
                  <w:tcW w:w="1440" w:type="dxa"/>
                  <w:shd w:val="clear" w:color="auto" w:fill="92CDDC"/>
                  <w:tcMar>
                    <w:top w:w="0" w:type="dxa"/>
                    <w:left w:w="108" w:type="dxa"/>
                    <w:bottom w:w="0" w:type="dxa"/>
                    <w:right w:w="108" w:type="dxa"/>
                  </w:tcMar>
                  <w:hideMark/>
                </w:tcPr>
                <w:p w:rsidR="00825765" w:rsidRPr="00FC7F82" w:rsidRDefault="00825765" w:rsidP="009E2E2B">
                  <w:pPr>
                    <w:jc w:val="center"/>
                    <w:rPr>
                      <w:rFonts w:eastAsia="Calibri"/>
                      <w:b/>
                      <w:bCs/>
                      <w:color w:val="FF0000"/>
                      <w:sz w:val="14"/>
                    </w:rPr>
                  </w:pPr>
                  <w:r w:rsidRPr="00FC7F82">
                    <w:rPr>
                      <w:b/>
                      <w:bCs/>
                      <w:color w:val="FF0000"/>
                      <w:sz w:val="14"/>
                    </w:rPr>
                    <w:t xml:space="preserve">Response Time (in </w:t>
                  </w:r>
                  <w:proofErr w:type="spellStart"/>
                  <w:r w:rsidRPr="00FC7F82">
                    <w:rPr>
                      <w:b/>
                      <w:bCs/>
                      <w:color w:val="FF0000"/>
                      <w:sz w:val="14"/>
                    </w:rPr>
                    <w:t>msec</w:t>
                  </w:r>
                  <w:proofErr w:type="spellEnd"/>
                  <w:r w:rsidRPr="00FC7F82">
                    <w:rPr>
                      <w:b/>
                      <w:bCs/>
                      <w:color w:val="FF0000"/>
                      <w:sz w:val="14"/>
                    </w:rPr>
                    <w:t>)</w:t>
                  </w:r>
                </w:p>
              </w:tc>
            </w:tr>
            <w:tr w:rsidR="00825765" w:rsidRPr="00FC7F82" w:rsidTr="009E2E2B">
              <w:trPr>
                <w:trHeight w:val="469"/>
              </w:trPr>
              <w:tc>
                <w:tcPr>
                  <w:tcW w:w="1998" w:type="dxa"/>
                  <w:shd w:val="clear" w:color="auto" w:fill="FFFFFF"/>
                  <w:tcMar>
                    <w:top w:w="0" w:type="dxa"/>
                    <w:left w:w="108" w:type="dxa"/>
                    <w:bottom w:w="0" w:type="dxa"/>
                    <w:right w:w="108" w:type="dxa"/>
                  </w:tcMar>
                  <w:hideMark/>
                </w:tcPr>
                <w:p w:rsidR="00825765" w:rsidRPr="00FC7F82" w:rsidRDefault="00825765" w:rsidP="009E2E2B">
                  <w:pPr>
                    <w:rPr>
                      <w:rFonts w:eastAsia="Calibri"/>
                      <w:color w:val="000000"/>
                      <w:sz w:val="14"/>
                    </w:rPr>
                  </w:pPr>
                  <w:r w:rsidRPr="00FC7F82">
                    <w:rPr>
                      <w:color w:val="000000"/>
                      <w:sz w:val="14"/>
                    </w:rPr>
                    <w:t>Search page loading with all dropdown values</w:t>
                  </w:r>
                </w:p>
              </w:tc>
              <w:tc>
                <w:tcPr>
                  <w:tcW w:w="1440" w:type="dxa"/>
                  <w:shd w:val="clear" w:color="auto" w:fill="92CDDC"/>
                  <w:tcMar>
                    <w:top w:w="0" w:type="dxa"/>
                    <w:left w:w="108" w:type="dxa"/>
                    <w:bottom w:w="0" w:type="dxa"/>
                    <w:right w:w="108" w:type="dxa"/>
                  </w:tcMar>
                  <w:hideMark/>
                </w:tcPr>
                <w:p w:rsidR="00825765" w:rsidRPr="00FC7F82" w:rsidRDefault="00825765" w:rsidP="009E2E2B">
                  <w:pPr>
                    <w:rPr>
                      <w:rFonts w:ascii="Calibri" w:hAnsi="Calibri"/>
                      <w:sz w:val="16"/>
                      <w:szCs w:val="22"/>
                    </w:rPr>
                  </w:pPr>
                </w:p>
              </w:tc>
            </w:tr>
            <w:tr w:rsidR="00825765" w:rsidRPr="00FC7F82" w:rsidTr="009E2E2B">
              <w:trPr>
                <w:trHeight w:val="268"/>
              </w:trPr>
              <w:tc>
                <w:tcPr>
                  <w:tcW w:w="1998" w:type="dxa"/>
                  <w:shd w:val="clear" w:color="auto" w:fill="FFFFFF"/>
                  <w:tcMar>
                    <w:top w:w="0" w:type="dxa"/>
                    <w:left w:w="108" w:type="dxa"/>
                    <w:bottom w:w="0" w:type="dxa"/>
                    <w:right w:w="108" w:type="dxa"/>
                  </w:tcMar>
                  <w:hideMark/>
                </w:tcPr>
                <w:p w:rsidR="00825765" w:rsidRPr="00FC7F82" w:rsidRDefault="00825765" w:rsidP="009E2E2B">
                  <w:pPr>
                    <w:rPr>
                      <w:rFonts w:eastAsia="Calibri"/>
                      <w:sz w:val="14"/>
                    </w:rPr>
                  </w:pPr>
                  <w:r w:rsidRPr="00FC7F82">
                    <w:rPr>
                      <w:color w:val="000000"/>
                      <w:sz w:val="14"/>
                    </w:rPr>
                    <w:t>Update Total Job count in search page</w:t>
                  </w:r>
                  <w:r w:rsidRPr="00FC7F82">
                    <w:rPr>
                      <w:sz w:val="14"/>
                    </w:rPr>
                    <w:t xml:space="preserve"> when criteria changes</w:t>
                  </w:r>
                </w:p>
              </w:tc>
              <w:tc>
                <w:tcPr>
                  <w:tcW w:w="1440" w:type="dxa"/>
                  <w:shd w:val="clear" w:color="auto" w:fill="92CDDC"/>
                  <w:tcMar>
                    <w:top w:w="0" w:type="dxa"/>
                    <w:left w:w="108" w:type="dxa"/>
                    <w:bottom w:w="0" w:type="dxa"/>
                    <w:right w:w="108" w:type="dxa"/>
                  </w:tcMar>
                  <w:hideMark/>
                </w:tcPr>
                <w:p w:rsidR="00825765" w:rsidRPr="00FC7F82" w:rsidRDefault="00825765" w:rsidP="009E2E2B">
                  <w:pPr>
                    <w:rPr>
                      <w:rFonts w:ascii="Calibri" w:hAnsi="Calibri"/>
                      <w:sz w:val="16"/>
                      <w:szCs w:val="22"/>
                    </w:rPr>
                  </w:pPr>
                </w:p>
              </w:tc>
            </w:tr>
            <w:tr w:rsidR="00825765" w:rsidRPr="00FC7F82" w:rsidTr="009E2E2B">
              <w:trPr>
                <w:trHeight w:val="376"/>
              </w:trPr>
              <w:tc>
                <w:tcPr>
                  <w:tcW w:w="1998" w:type="dxa"/>
                  <w:shd w:val="clear" w:color="auto" w:fill="FFFFFF"/>
                  <w:tcMar>
                    <w:top w:w="0" w:type="dxa"/>
                    <w:left w:w="108" w:type="dxa"/>
                    <w:bottom w:w="0" w:type="dxa"/>
                    <w:right w:w="108" w:type="dxa"/>
                  </w:tcMar>
                  <w:hideMark/>
                </w:tcPr>
                <w:p w:rsidR="00825765" w:rsidRPr="00FC7F82" w:rsidRDefault="00825765" w:rsidP="009E2E2B">
                  <w:pPr>
                    <w:rPr>
                      <w:rFonts w:eastAsia="Calibri"/>
                      <w:sz w:val="14"/>
                    </w:rPr>
                  </w:pPr>
                  <w:r w:rsidRPr="00FC7F82">
                    <w:rPr>
                      <w:color w:val="000000"/>
                      <w:sz w:val="14"/>
                    </w:rPr>
                    <w:t>Search Jobs without</w:t>
                  </w:r>
                  <w:r w:rsidRPr="00FC7F82">
                    <w:rPr>
                      <w:sz w:val="14"/>
                    </w:rPr>
                    <w:t xml:space="preserve"> any filter criteria.</w:t>
                  </w:r>
                </w:p>
              </w:tc>
              <w:tc>
                <w:tcPr>
                  <w:tcW w:w="1440" w:type="dxa"/>
                  <w:shd w:val="clear" w:color="auto" w:fill="92CDDC"/>
                  <w:tcMar>
                    <w:top w:w="0" w:type="dxa"/>
                    <w:left w:w="108" w:type="dxa"/>
                    <w:bottom w:w="0" w:type="dxa"/>
                    <w:right w:w="108" w:type="dxa"/>
                  </w:tcMar>
                  <w:hideMark/>
                </w:tcPr>
                <w:p w:rsidR="00825765" w:rsidRPr="00FC7F82" w:rsidRDefault="00825765" w:rsidP="009E2E2B">
                  <w:pPr>
                    <w:rPr>
                      <w:rFonts w:ascii="Calibri" w:hAnsi="Calibri"/>
                      <w:sz w:val="16"/>
                      <w:szCs w:val="22"/>
                    </w:rPr>
                  </w:pPr>
                </w:p>
              </w:tc>
            </w:tr>
            <w:tr w:rsidR="00825765" w:rsidRPr="00FC7F82" w:rsidTr="009E2E2B">
              <w:trPr>
                <w:trHeight w:val="412"/>
              </w:trPr>
              <w:tc>
                <w:tcPr>
                  <w:tcW w:w="1998" w:type="dxa"/>
                  <w:shd w:val="clear" w:color="auto" w:fill="FFFFFF"/>
                  <w:tcMar>
                    <w:top w:w="0" w:type="dxa"/>
                    <w:left w:w="108" w:type="dxa"/>
                    <w:bottom w:w="0" w:type="dxa"/>
                    <w:right w:w="108" w:type="dxa"/>
                  </w:tcMar>
                  <w:hideMark/>
                </w:tcPr>
                <w:p w:rsidR="00825765" w:rsidRPr="00FC7F82" w:rsidRDefault="00825765" w:rsidP="009E2E2B">
                  <w:pPr>
                    <w:rPr>
                      <w:rFonts w:eastAsia="Calibri"/>
                      <w:color w:val="000000"/>
                      <w:sz w:val="14"/>
                    </w:rPr>
                  </w:pPr>
                  <w:r w:rsidRPr="00FC7F82">
                    <w:rPr>
                      <w:color w:val="000000"/>
                      <w:sz w:val="14"/>
                    </w:rPr>
                    <w:t>Search Jobs with Multiple filter</w:t>
                  </w:r>
                  <w:r w:rsidRPr="00FC7F82">
                    <w:rPr>
                      <w:sz w:val="14"/>
                    </w:rPr>
                    <w:t xml:space="preserve"> criteria.</w:t>
                  </w:r>
                </w:p>
              </w:tc>
              <w:tc>
                <w:tcPr>
                  <w:tcW w:w="1440" w:type="dxa"/>
                  <w:shd w:val="clear" w:color="auto" w:fill="92CDDC"/>
                  <w:tcMar>
                    <w:top w:w="0" w:type="dxa"/>
                    <w:left w:w="108" w:type="dxa"/>
                    <w:bottom w:w="0" w:type="dxa"/>
                    <w:right w:w="108" w:type="dxa"/>
                  </w:tcMar>
                  <w:hideMark/>
                </w:tcPr>
                <w:p w:rsidR="00825765" w:rsidRPr="00FC7F82" w:rsidRDefault="00825765" w:rsidP="009E2E2B">
                  <w:pPr>
                    <w:rPr>
                      <w:rFonts w:ascii="Calibri" w:hAnsi="Calibri"/>
                      <w:sz w:val="16"/>
                      <w:szCs w:val="22"/>
                    </w:rPr>
                  </w:pPr>
                </w:p>
              </w:tc>
            </w:tr>
            <w:tr w:rsidR="00825765" w:rsidRPr="00FC7F82" w:rsidTr="009E2E2B">
              <w:trPr>
                <w:trHeight w:val="259"/>
              </w:trPr>
              <w:tc>
                <w:tcPr>
                  <w:tcW w:w="1998" w:type="dxa"/>
                  <w:shd w:val="clear" w:color="auto" w:fill="FFFFFF"/>
                  <w:tcMar>
                    <w:top w:w="0" w:type="dxa"/>
                    <w:left w:w="108" w:type="dxa"/>
                    <w:bottom w:w="0" w:type="dxa"/>
                    <w:right w:w="108" w:type="dxa"/>
                  </w:tcMar>
                  <w:hideMark/>
                </w:tcPr>
                <w:p w:rsidR="00825765" w:rsidRPr="00FC7F82" w:rsidRDefault="00825765" w:rsidP="009E2E2B">
                  <w:pPr>
                    <w:rPr>
                      <w:rFonts w:eastAsia="Calibri"/>
                      <w:color w:val="000000"/>
                      <w:sz w:val="14"/>
                    </w:rPr>
                  </w:pPr>
                  <w:r w:rsidRPr="00FC7F82">
                    <w:rPr>
                      <w:color w:val="000000"/>
                      <w:sz w:val="14"/>
                    </w:rPr>
                    <w:t>Keyword search</w:t>
                  </w:r>
                  <w:r w:rsidRPr="00FC7F82">
                    <w:rPr>
                      <w:sz w:val="14"/>
                    </w:rPr>
                    <w:t>.</w:t>
                  </w:r>
                </w:p>
              </w:tc>
              <w:tc>
                <w:tcPr>
                  <w:tcW w:w="1440" w:type="dxa"/>
                  <w:shd w:val="clear" w:color="auto" w:fill="92CDDC"/>
                  <w:tcMar>
                    <w:top w:w="0" w:type="dxa"/>
                    <w:left w:w="108" w:type="dxa"/>
                    <w:bottom w:w="0" w:type="dxa"/>
                    <w:right w:w="108" w:type="dxa"/>
                  </w:tcMar>
                  <w:hideMark/>
                </w:tcPr>
                <w:p w:rsidR="00825765" w:rsidRPr="00FC7F82" w:rsidRDefault="00825765" w:rsidP="009E2E2B">
                  <w:pPr>
                    <w:rPr>
                      <w:rFonts w:ascii="Calibri" w:hAnsi="Calibri"/>
                      <w:sz w:val="16"/>
                      <w:szCs w:val="22"/>
                    </w:rPr>
                  </w:pPr>
                </w:p>
              </w:tc>
            </w:tr>
            <w:tr w:rsidR="00825765" w:rsidRPr="00FC7F82" w:rsidTr="009E2E2B">
              <w:trPr>
                <w:trHeight w:val="117"/>
              </w:trPr>
              <w:tc>
                <w:tcPr>
                  <w:tcW w:w="1998" w:type="dxa"/>
                  <w:tcMar>
                    <w:top w:w="0" w:type="dxa"/>
                    <w:left w:w="108" w:type="dxa"/>
                    <w:bottom w:w="0" w:type="dxa"/>
                    <w:right w:w="108" w:type="dxa"/>
                  </w:tcMar>
                  <w:hideMark/>
                </w:tcPr>
                <w:p w:rsidR="00825765" w:rsidRPr="00FC7F82" w:rsidRDefault="00825765" w:rsidP="009E2E2B">
                  <w:pPr>
                    <w:rPr>
                      <w:rFonts w:eastAsia="Calibri"/>
                      <w:color w:val="000000"/>
                      <w:sz w:val="14"/>
                    </w:rPr>
                  </w:pPr>
                  <w:r w:rsidRPr="00FC7F82">
                    <w:rPr>
                      <w:color w:val="000000"/>
                      <w:sz w:val="14"/>
                    </w:rPr>
                    <w:t>Clicking Next page in Job Results.</w:t>
                  </w:r>
                </w:p>
              </w:tc>
              <w:tc>
                <w:tcPr>
                  <w:tcW w:w="1440" w:type="dxa"/>
                  <w:shd w:val="clear" w:color="auto" w:fill="92CDDC"/>
                  <w:tcMar>
                    <w:top w:w="0" w:type="dxa"/>
                    <w:left w:w="108" w:type="dxa"/>
                    <w:bottom w:w="0" w:type="dxa"/>
                    <w:right w:w="108" w:type="dxa"/>
                  </w:tcMar>
                  <w:hideMark/>
                </w:tcPr>
                <w:p w:rsidR="00825765" w:rsidRPr="00FC7F82" w:rsidRDefault="00825765" w:rsidP="009E2E2B">
                  <w:pPr>
                    <w:rPr>
                      <w:rFonts w:ascii="Calibri" w:hAnsi="Calibri"/>
                      <w:sz w:val="16"/>
                      <w:szCs w:val="22"/>
                    </w:rPr>
                  </w:pPr>
                </w:p>
              </w:tc>
            </w:tr>
          </w:tbl>
          <w:p w:rsidR="00825765" w:rsidRDefault="00825765">
            <w:pPr>
              <w:rPr>
                <w:color w:val="1F497D"/>
              </w:rPr>
            </w:pPr>
          </w:p>
          <w:p w:rsidR="00A40095" w:rsidRPr="001322C6" w:rsidRDefault="004B4CB4">
            <w:pPr>
              <w:rPr>
                <w:i/>
                <w:color w:val="1F497D"/>
                <w:sz w:val="14"/>
              </w:rPr>
            </w:pPr>
            <w:r w:rsidRPr="004B4CB4">
              <w:rPr>
                <w:i/>
                <w:color w:val="1F497D"/>
                <w:sz w:val="14"/>
              </w:rPr>
              <w:t>(</w:t>
            </w:r>
            <w:r w:rsidRPr="004B4CB4">
              <w:rPr>
                <w:b/>
                <w:i/>
                <w:color w:val="1F497D"/>
                <w:sz w:val="14"/>
              </w:rPr>
              <w:t xml:space="preserve">Above figures </w:t>
            </w:r>
            <w:r w:rsidR="00FC74DD">
              <w:rPr>
                <w:b/>
                <w:i/>
                <w:color w:val="1F497D"/>
                <w:sz w:val="14"/>
              </w:rPr>
              <w:t>on response time have</w:t>
            </w:r>
            <w:r w:rsidRPr="004B4CB4">
              <w:rPr>
                <w:b/>
                <w:i/>
                <w:color w:val="1F497D"/>
                <w:sz w:val="14"/>
              </w:rPr>
              <w:t xml:space="preserve"> to be discussed/decided </w:t>
            </w:r>
            <w:proofErr w:type="spellStart"/>
            <w:r w:rsidRPr="004B4CB4">
              <w:rPr>
                <w:b/>
                <w:i/>
                <w:color w:val="1F497D"/>
                <w:sz w:val="14"/>
              </w:rPr>
              <w:t>w.r.t</w:t>
            </w:r>
            <w:proofErr w:type="spellEnd"/>
            <w:r w:rsidRPr="004B4CB4">
              <w:rPr>
                <w:b/>
                <w:i/>
                <w:color w:val="1F497D"/>
                <w:sz w:val="14"/>
              </w:rPr>
              <w:t xml:space="preserve"> UI</w:t>
            </w:r>
            <w:r w:rsidR="00FC74DD">
              <w:rPr>
                <w:b/>
                <w:i/>
                <w:color w:val="1F497D"/>
                <w:sz w:val="14"/>
              </w:rPr>
              <w:t xml:space="preserve"> mock-</w:t>
            </w:r>
            <w:proofErr w:type="gramStart"/>
            <w:r w:rsidR="00FC74DD">
              <w:rPr>
                <w:b/>
                <w:i/>
                <w:color w:val="1F497D"/>
                <w:sz w:val="14"/>
              </w:rPr>
              <w:t xml:space="preserve">ups </w:t>
            </w:r>
            <w:r w:rsidRPr="004B4CB4">
              <w:rPr>
                <w:b/>
                <w:i/>
                <w:color w:val="1F497D"/>
                <w:sz w:val="14"/>
              </w:rPr>
              <w:t xml:space="preserve"> of</w:t>
            </w:r>
            <w:proofErr w:type="gramEnd"/>
            <w:r w:rsidRPr="004B4CB4">
              <w:rPr>
                <w:b/>
                <w:i/>
                <w:color w:val="1F497D"/>
                <w:sz w:val="14"/>
              </w:rPr>
              <w:t xml:space="preserve"> the new solution i.e. microsite</w:t>
            </w:r>
            <w:r w:rsidR="007A7252">
              <w:rPr>
                <w:b/>
                <w:i/>
                <w:color w:val="1F497D"/>
                <w:sz w:val="14"/>
              </w:rPr>
              <w:t xml:space="preserve"> – Magnus Dahl will support in deciding those figures.</w:t>
            </w:r>
            <w:r w:rsidRPr="004B4CB4">
              <w:rPr>
                <w:i/>
                <w:color w:val="1F497D"/>
                <w:sz w:val="14"/>
              </w:rPr>
              <w:t>)</w:t>
            </w:r>
          </w:p>
          <w:p w:rsidR="001322C6" w:rsidRDefault="001322C6" w:rsidP="001322C6">
            <w:pPr>
              <w:rPr>
                <w:color w:val="1F497D"/>
              </w:rPr>
            </w:pPr>
          </w:p>
          <w:p w:rsidR="00A40095" w:rsidRDefault="00B83FFF" w:rsidP="001322C6">
            <w:pPr>
              <w:rPr>
                <w:rFonts w:cs="Arial"/>
              </w:rPr>
            </w:pPr>
            <w:r>
              <w:rPr>
                <w:color w:val="1F497D"/>
              </w:rPr>
              <w:t>G</w:t>
            </w:r>
            <w:r w:rsidR="00A40095">
              <w:rPr>
                <w:color w:val="1F497D"/>
              </w:rPr>
              <w:t>iven</w:t>
            </w:r>
            <w:r>
              <w:rPr>
                <w:color w:val="1F497D"/>
              </w:rPr>
              <w:t xml:space="preserve"> values are</w:t>
            </w:r>
            <w:r w:rsidR="00A40095">
              <w:rPr>
                <w:color w:val="1F497D"/>
              </w:rPr>
              <w:t xml:space="preserve"> in </w:t>
            </w:r>
            <w:r w:rsidR="004B4CB4" w:rsidRPr="004B4CB4">
              <w:rPr>
                <w:i/>
                <w:color w:val="1F497D"/>
              </w:rPr>
              <w:t>ms</w:t>
            </w:r>
            <w:r w:rsidR="00A40095">
              <w:rPr>
                <w:color w:val="1F497D"/>
              </w:rPr>
              <w:t xml:space="preserve"> and as the value measure in the end user browser at 95-</w:t>
            </w:r>
            <w:r w:rsidR="00A40095">
              <w:rPr>
                <w:color w:val="1F497D"/>
              </w:rPr>
              <w:lastRenderedPageBreak/>
              <w:t xml:space="preserve">percentile. This means 5% of the requests are slower, but 95% are faster than </w:t>
            </w:r>
            <w:r>
              <w:rPr>
                <w:color w:val="1F497D"/>
              </w:rPr>
              <w:t>above figures</w:t>
            </w:r>
            <w:r w:rsidR="00A40095">
              <w:rPr>
                <w:color w:val="1F497D"/>
              </w:rPr>
              <w:t xml:space="preserve">. The technology for measuring this is RUM (Real User Measuring) – so the numbers include server time, network transport time and rendering in the browser. These performance parameters shall be </w:t>
            </w:r>
            <w:r w:rsidR="00A40095">
              <w:rPr>
                <w:rFonts w:cs="Arial"/>
              </w:rPr>
              <w:t>acceptable from User Experience and tested in UAT/ BAT</w:t>
            </w:r>
            <w:r w:rsidR="00A40095">
              <w:rPr>
                <w:color w:val="1F497D"/>
              </w:rPr>
              <w:t xml:space="preserve"> </w:t>
            </w:r>
          </w:p>
        </w:tc>
      </w:tr>
      <w:tr w:rsidR="00A40095" w:rsidTr="00825765">
        <w:tc>
          <w:tcPr>
            <w:tcW w:w="608" w:type="dxa"/>
            <w:tcBorders>
              <w:top w:val="single" w:sz="4" w:space="0" w:color="auto"/>
              <w:left w:val="single" w:sz="4" w:space="0" w:color="auto"/>
              <w:bottom w:val="single" w:sz="4" w:space="0" w:color="auto"/>
              <w:right w:val="single" w:sz="4" w:space="0" w:color="auto"/>
            </w:tcBorders>
            <w:hideMark/>
          </w:tcPr>
          <w:p w:rsidR="00A40095" w:rsidRDefault="00A40095">
            <w:pPr>
              <w:rPr>
                <w:rFonts w:cs="Arial"/>
              </w:rPr>
            </w:pPr>
            <w:r>
              <w:rPr>
                <w:rFonts w:cs="Arial"/>
              </w:rPr>
              <w:lastRenderedPageBreak/>
              <w:t>NF5</w:t>
            </w:r>
          </w:p>
        </w:tc>
        <w:tc>
          <w:tcPr>
            <w:tcW w:w="2951" w:type="dxa"/>
            <w:tcBorders>
              <w:top w:val="single" w:sz="4" w:space="0" w:color="auto"/>
              <w:left w:val="single" w:sz="4" w:space="0" w:color="auto"/>
              <w:bottom w:val="single" w:sz="4" w:space="0" w:color="auto"/>
              <w:right w:val="single" w:sz="4" w:space="0" w:color="auto"/>
            </w:tcBorders>
            <w:hideMark/>
          </w:tcPr>
          <w:p w:rsidR="00A40095" w:rsidRDefault="00A40095">
            <w:pPr>
              <w:rPr>
                <w:rFonts w:cs="Arial"/>
              </w:rPr>
            </w:pPr>
            <w:r>
              <w:rPr>
                <w:rFonts w:cs="Arial"/>
              </w:rPr>
              <w:t>Availability</w:t>
            </w:r>
          </w:p>
        </w:tc>
        <w:tc>
          <w:tcPr>
            <w:tcW w:w="4656" w:type="dxa"/>
            <w:tcBorders>
              <w:top w:val="single" w:sz="4" w:space="0" w:color="auto"/>
              <w:left w:val="single" w:sz="4" w:space="0" w:color="auto"/>
              <w:bottom w:val="single" w:sz="4" w:space="0" w:color="auto"/>
              <w:right w:val="single" w:sz="4" w:space="0" w:color="auto"/>
            </w:tcBorders>
          </w:tcPr>
          <w:p w:rsidR="00A40095" w:rsidRDefault="00A40095" w:rsidP="00A40095">
            <w:pPr>
              <w:rPr>
                <w:color w:val="1F497D"/>
              </w:rPr>
            </w:pPr>
            <w:r>
              <w:t>External availability shall be 99.82% best 18 hours and 99</w:t>
            </w:r>
            <w:proofErr w:type="gramStart"/>
            <w:r>
              <w:t>,5</w:t>
            </w:r>
            <w:proofErr w:type="gramEnd"/>
            <w:r>
              <w:t>% rest of the time. All numbers apply for each market. Internal (tools) availability shall be 99.5% for the best 12 hours for each market.</w:t>
            </w:r>
          </w:p>
        </w:tc>
      </w:tr>
      <w:tr w:rsidR="00A40095" w:rsidTr="00825765">
        <w:tc>
          <w:tcPr>
            <w:tcW w:w="608" w:type="dxa"/>
            <w:tcBorders>
              <w:top w:val="single" w:sz="4" w:space="0" w:color="auto"/>
              <w:left w:val="single" w:sz="4" w:space="0" w:color="auto"/>
              <w:bottom w:val="single" w:sz="4" w:space="0" w:color="auto"/>
              <w:right w:val="single" w:sz="4" w:space="0" w:color="auto"/>
            </w:tcBorders>
            <w:hideMark/>
          </w:tcPr>
          <w:p w:rsidR="00A40095" w:rsidRDefault="00A40095">
            <w:pPr>
              <w:rPr>
                <w:rFonts w:cs="Arial"/>
              </w:rPr>
            </w:pPr>
            <w:r>
              <w:rPr>
                <w:rFonts w:cs="Arial"/>
              </w:rPr>
              <w:t>NF6</w:t>
            </w:r>
          </w:p>
        </w:tc>
        <w:tc>
          <w:tcPr>
            <w:tcW w:w="2951" w:type="dxa"/>
            <w:tcBorders>
              <w:top w:val="single" w:sz="4" w:space="0" w:color="auto"/>
              <w:left w:val="single" w:sz="4" w:space="0" w:color="auto"/>
              <w:bottom w:val="single" w:sz="4" w:space="0" w:color="auto"/>
              <w:right w:val="single" w:sz="4" w:space="0" w:color="auto"/>
            </w:tcBorders>
            <w:hideMark/>
          </w:tcPr>
          <w:p w:rsidR="00A40095" w:rsidRDefault="00A40095">
            <w:pPr>
              <w:rPr>
                <w:rFonts w:cs="Arial"/>
              </w:rPr>
            </w:pPr>
            <w:r>
              <w:rPr>
                <w:rFonts w:cs="Arial"/>
              </w:rPr>
              <w:t>Capacity</w:t>
            </w:r>
          </w:p>
        </w:tc>
        <w:tc>
          <w:tcPr>
            <w:tcW w:w="4656" w:type="dxa"/>
            <w:tcBorders>
              <w:top w:val="single" w:sz="4" w:space="0" w:color="auto"/>
              <w:left w:val="single" w:sz="4" w:space="0" w:color="auto"/>
              <w:bottom w:val="single" w:sz="4" w:space="0" w:color="auto"/>
              <w:right w:val="single" w:sz="4" w:space="0" w:color="auto"/>
            </w:tcBorders>
          </w:tcPr>
          <w:p w:rsidR="00A40095" w:rsidRDefault="00B83FFF" w:rsidP="00CE7080">
            <w:r>
              <w:t>System shal</w:t>
            </w:r>
            <w:r w:rsidR="00CE7080">
              <w:t>l be able to search all the job</w:t>
            </w:r>
            <w:r>
              <w:t xml:space="preserve"> </w:t>
            </w:r>
            <w:r w:rsidR="00CE7080">
              <w:t xml:space="preserve">opportunities </w:t>
            </w:r>
            <w:r>
              <w:t>u</w:t>
            </w:r>
            <w:r w:rsidR="00105908">
              <w:t xml:space="preserve">ploaded to IBM Kenexa </w:t>
            </w:r>
            <w:r w:rsidR="00CE7080">
              <w:t>for IKEA markets</w:t>
            </w:r>
            <w:r>
              <w:t>.</w:t>
            </w:r>
          </w:p>
        </w:tc>
      </w:tr>
      <w:tr w:rsidR="008133EE" w:rsidTr="00825765">
        <w:tc>
          <w:tcPr>
            <w:tcW w:w="608"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rPr>
            </w:pPr>
            <w:r>
              <w:rPr>
                <w:rFonts w:cs="Arial"/>
              </w:rPr>
              <w:t>NF</w:t>
            </w:r>
            <w:r w:rsidR="00A40095">
              <w:rPr>
                <w:rFonts w:cs="Arial"/>
              </w:rPr>
              <w:t>7</w:t>
            </w:r>
          </w:p>
        </w:tc>
        <w:tc>
          <w:tcPr>
            <w:tcW w:w="2951" w:type="dxa"/>
            <w:tcBorders>
              <w:top w:val="single" w:sz="4" w:space="0" w:color="auto"/>
              <w:left w:val="single" w:sz="4" w:space="0" w:color="auto"/>
              <w:bottom w:val="single" w:sz="4" w:space="0" w:color="auto"/>
              <w:right w:val="single" w:sz="4" w:space="0" w:color="auto"/>
            </w:tcBorders>
            <w:hideMark/>
          </w:tcPr>
          <w:p w:rsidR="008133EE" w:rsidRDefault="008133EE">
            <w:pPr>
              <w:rPr>
                <w:rFonts w:cs="Arial"/>
              </w:rPr>
            </w:pPr>
            <w:r>
              <w:rPr>
                <w:rFonts w:cs="Arial"/>
              </w:rPr>
              <w:t>Cookie setting</w:t>
            </w:r>
          </w:p>
        </w:tc>
        <w:tc>
          <w:tcPr>
            <w:tcW w:w="4656" w:type="dxa"/>
            <w:tcBorders>
              <w:top w:val="single" w:sz="4" w:space="0" w:color="auto"/>
              <w:left w:val="single" w:sz="4" w:space="0" w:color="auto"/>
              <w:bottom w:val="single" w:sz="4" w:space="0" w:color="auto"/>
              <w:right w:val="single" w:sz="4" w:space="0" w:color="auto"/>
            </w:tcBorders>
            <w:hideMark/>
          </w:tcPr>
          <w:p w:rsidR="008133EE" w:rsidRPr="00BA413B" w:rsidRDefault="008133EE">
            <w:pPr>
              <w:rPr>
                <w:rFonts w:cs="Arial"/>
                <w:b/>
              </w:rPr>
            </w:pPr>
            <w:r w:rsidRPr="00BA413B">
              <w:rPr>
                <w:rFonts w:cs="Arial"/>
                <w:b/>
              </w:rPr>
              <w:t>Avoid cookie setting</w:t>
            </w:r>
            <w:r w:rsidR="00A470F3">
              <w:rPr>
                <w:rFonts w:cs="Arial"/>
                <w:b/>
              </w:rPr>
              <w:t xml:space="preserve"> </w:t>
            </w:r>
          </w:p>
        </w:tc>
      </w:tr>
    </w:tbl>
    <w:p w:rsidR="004F57C8" w:rsidRDefault="004F57C8" w:rsidP="004F57C8">
      <w:pPr>
        <w:pStyle w:val="Heading1"/>
      </w:pPr>
      <w:bookmarkStart w:id="125" w:name="_Toc455412944"/>
      <w:bookmarkStart w:id="126" w:name="_Toc459746516"/>
      <w:r w:rsidRPr="007F4A52">
        <w:lastRenderedPageBreak/>
        <w:t>Web Analytic</w:t>
      </w:r>
      <w:r>
        <w:t>s</w:t>
      </w:r>
      <w:r w:rsidRPr="007F4A52">
        <w:t xml:space="preserve"> requirements</w:t>
      </w:r>
      <w:bookmarkEnd w:id="125"/>
      <w:bookmarkEnd w:id="126"/>
    </w:p>
    <w:p w:rsidR="00986B33" w:rsidRPr="0058631D" w:rsidRDefault="00986B33" w:rsidP="00277654">
      <w:pPr>
        <w:pStyle w:val="Heading2"/>
        <w:ind w:left="720" w:hanging="720"/>
      </w:pPr>
      <w:bookmarkStart w:id="127" w:name="_Toc288806287"/>
      <w:bookmarkStart w:id="128" w:name="_Toc290387768"/>
      <w:bookmarkStart w:id="129" w:name="_Toc290388182"/>
      <w:bookmarkStart w:id="130" w:name="_Toc320189256"/>
      <w:bookmarkStart w:id="131" w:name="_Toc320189581"/>
      <w:bookmarkStart w:id="132" w:name="_Toc453759121"/>
      <w:bookmarkStart w:id="133" w:name="_Toc455412910"/>
      <w:bookmarkStart w:id="134" w:name="_Toc455412945"/>
      <w:bookmarkStart w:id="135" w:name="_Toc459746517"/>
      <w:r w:rsidRPr="0058631D">
        <w:t>Requirements</w:t>
      </w:r>
      <w:bookmarkEnd w:id="127"/>
      <w:bookmarkEnd w:id="128"/>
      <w:bookmarkEnd w:id="129"/>
      <w:bookmarkEnd w:id="130"/>
      <w:bookmarkEnd w:id="131"/>
      <w:bookmarkEnd w:id="132"/>
      <w:bookmarkEnd w:id="133"/>
      <w:bookmarkEnd w:id="134"/>
      <w:bookmarkEnd w:id="135"/>
    </w:p>
    <w:p w:rsidR="001741EE" w:rsidRDefault="008214CE" w:rsidP="008214CE">
      <w:pPr>
        <w:pStyle w:val="BodyText"/>
      </w:pPr>
      <w:r>
        <w:t>From web analytics perspective, listed below parameters need to be measured.</w:t>
      </w:r>
    </w:p>
    <w:p w:rsidR="008214CE" w:rsidRDefault="008214CE" w:rsidP="00874413">
      <w:pPr>
        <w:pStyle w:val="BodyText"/>
        <w:numPr>
          <w:ilvl w:val="0"/>
          <w:numId w:val="24"/>
        </w:numPr>
      </w:pPr>
      <w:r>
        <w:t>Standard measurement parameter(s): Number of users visiting the job search page and search result</w:t>
      </w:r>
    </w:p>
    <w:p w:rsidR="00F33996" w:rsidRDefault="008214CE" w:rsidP="00874413">
      <w:pPr>
        <w:pStyle w:val="BodyText"/>
        <w:numPr>
          <w:ilvl w:val="0"/>
          <w:numId w:val="24"/>
        </w:numPr>
      </w:pPr>
      <w:r>
        <w:t>Recommended measurement parameter(s): View the most popular jobs, Order of events in a job search visit, Page referral i.e. the way a user navigates to job search page</w:t>
      </w:r>
      <w:bookmarkStart w:id="136" w:name="_Toc320189257"/>
      <w:bookmarkStart w:id="137" w:name="_Toc320189582"/>
    </w:p>
    <w:p w:rsidR="007A4D74" w:rsidRDefault="007A4D74" w:rsidP="007A4D74">
      <w:pPr>
        <w:pStyle w:val="BodyText"/>
        <w:ind w:left="1440"/>
      </w:pPr>
    </w:p>
    <w:p w:rsidR="00F33996" w:rsidRDefault="00F33996" w:rsidP="00A40158">
      <w:pPr>
        <w:pStyle w:val="Heading1"/>
        <w:pageBreakBefore w:val="0"/>
        <w:tabs>
          <w:tab w:val="clear" w:pos="432"/>
          <w:tab w:val="num" w:pos="737"/>
        </w:tabs>
        <w:ind w:left="0" w:firstLine="0"/>
      </w:pPr>
      <w:bookmarkStart w:id="138" w:name="_Toc455412946"/>
      <w:bookmarkStart w:id="139" w:name="_Toc459746518"/>
      <w:bookmarkStart w:id="140" w:name="_Toc292270599"/>
      <w:bookmarkStart w:id="141" w:name="_Toc304461817"/>
      <w:bookmarkStart w:id="142" w:name="_Toc304792081"/>
      <w:r>
        <w:t>SEO (Search Engine Optimization)</w:t>
      </w:r>
      <w:bookmarkEnd w:id="138"/>
      <w:bookmarkEnd w:id="139"/>
    </w:p>
    <w:p w:rsidR="00F33996" w:rsidRDefault="00F33996" w:rsidP="00F33996">
      <w:pPr>
        <w:pStyle w:val="Heading2"/>
        <w:tabs>
          <w:tab w:val="clear" w:pos="859"/>
        </w:tabs>
        <w:ind w:left="720" w:hanging="720"/>
      </w:pPr>
      <w:r>
        <w:t xml:space="preserve">  </w:t>
      </w:r>
      <w:bookmarkStart w:id="143" w:name="_Toc453759122"/>
      <w:bookmarkStart w:id="144" w:name="_Toc455412911"/>
      <w:bookmarkStart w:id="145" w:name="_Toc455412947"/>
      <w:bookmarkStart w:id="146" w:name="_Toc459746519"/>
      <w:r>
        <w:t>Requirements</w:t>
      </w:r>
      <w:bookmarkEnd w:id="143"/>
      <w:bookmarkEnd w:id="144"/>
      <w:bookmarkEnd w:id="145"/>
      <w:bookmarkEnd w:id="146"/>
    </w:p>
    <w:p w:rsidR="00F33996" w:rsidRDefault="00F33996" w:rsidP="00874413">
      <w:pPr>
        <w:pStyle w:val="BodyText"/>
        <w:numPr>
          <w:ilvl w:val="0"/>
          <w:numId w:val="24"/>
        </w:numPr>
      </w:pPr>
      <w:r>
        <w:t>Standard SEO capabilities like editable</w:t>
      </w:r>
      <w:r w:rsidR="00AA437C">
        <w:t xml:space="preserve"> page title, meta</w:t>
      </w:r>
      <w:r>
        <w:t>data, URL, headings and content sh</w:t>
      </w:r>
      <w:r w:rsidR="00307FA6">
        <w:t>all</w:t>
      </w:r>
      <w:r>
        <w:t xml:space="preserve"> be part of new solution.</w:t>
      </w:r>
    </w:p>
    <w:p w:rsidR="00AA437C" w:rsidRDefault="00AA437C" w:rsidP="00874413">
      <w:pPr>
        <w:pStyle w:val="BodyText"/>
        <w:numPr>
          <w:ilvl w:val="0"/>
          <w:numId w:val="24"/>
        </w:numPr>
      </w:pPr>
      <w:r w:rsidRPr="007A4D74">
        <w:t>L</w:t>
      </w:r>
      <w:r w:rsidR="007A4D74" w:rsidRPr="007A4D74">
        <w:t>inks</w:t>
      </w:r>
      <w:r w:rsidRPr="007A4D74">
        <w:t xml:space="preserve"> to the news solution page sh</w:t>
      </w:r>
      <w:r w:rsidR="00307FA6">
        <w:t>all</w:t>
      </w:r>
      <w:r w:rsidRPr="007A4D74">
        <w:t xml:space="preserve"> lead to ikea.com/</w:t>
      </w:r>
      <w:proofErr w:type="spellStart"/>
      <w:r w:rsidRPr="007A4D74">
        <w:t>nn</w:t>
      </w:r>
      <w:proofErr w:type="spellEnd"/>
      <w:r w:rsidRPr="007A4D74">
        <w:t>/</w:t>
      </w:r>
      <w:proofErr w:type="spellStart"/>
      <w:r w:rsidRPr="007A4D74">
        <w:t>nn</w:t>
      </w:r>
      <w:proofErr w:type="spellEnd"/>
      <w:r w:rsidRPr="007A4D74">
        <w:t>/, not away from ikea.com</w:t>
      </w:r>
    </w:p>
    <w:p w:rsidR="0085788C" w:rsidRDefault="0085788C" w:rsidP="00F926E4">
      <w:pPr>
        <w:pStyle w:val="Heading1"/>
        <w:pageBreakBefore w:val="0"/>
        <w:tabs>
          <w:tab w:val="clear" w:pos="432"/>
          <w:tab w:val="num" w:pos="737"/>
        </w:tabs>
        <w:ind w:left="0" w:firstLine="0"/>
      </w:pPr>
      <w:bookmarkStart w:id="147" w:name="_Toc455412948"/>
      <w:bookmarkStart w:id="148" w:name="_Toc459746520"/>
      <w:r>
        <w:t>Security Standards</w:t>
      </w:r>
      <w:bookmarkEnd w:id="147"/>
      <w:bookmarkEnd w:id="148"/>
    </w:p>
    <w:p w:rsidR="0085788C" w:rsidRDefault="0085788C" w:rsidP="00F926E4">
      <w:pPr>
        <w:pStyle w:val="Heading2"/>
        <w:tabs>
          <w:tab w:val="clear" w:pos="859"/>
        </w:tabs>
        <w:ind w:left="720" w:hanging="720"/>
      </w:pPr>
      <w:r>
        <w:t xml:space="preserve">  </w:t>
      </w:r>
      <w:bookmarkStart w:id="149" w:name="_Toc453759123"/>
      <w:bookmarkStart w:id="150" w:name="_Toc455412912"/>
      <w:bookmarkStart w:id="151" w:name="_Toc455412949"/>
      <w:bookmarkStart w:id="152" w:name="_Toc459746521"/>
      <w:r>
        <w:t>Requirements</w:t>
      </w:r>
      <w:bookmarkEnd w:id="149"/>
      <w:bookmarkEnd w:id="150"/>
      <w:bookmarkEnd w:id="151"/>
      <w:bookmarkEnd w:id="152"/>
    </w:p>
    <w:p w:rsidR="00007C3D" w:rsidRPr="0085788C" w:rsidRDefault="001F084A" w:rsidP="00874413">
      <w:pPr>
        <w:pStyle w:val="BodyText"/>
        <w:numPr>
          <w:ilvl w:val="0"/>
          <w:numId w:val="24"/>
        </w:numPr>
      </w:pPr>
      <w:r w:rsidRPr="00CD388A">
        <w:t>The new solution MUST be secure since it contains PII (personal identifiable information) data. Intrusion or leakage of such data could mean major damage to IKEA and cannot be accepted.</w:t>
      </w:r>
    </w:p>
    <w:p w:rsidR="007A4D74" w:rsidRDefault="007A4D74" w:rsidP="007A4D74">
      <w:pPr>
        <w:pStyle w:val="BodyText"/>
        <w:ind w:left="1440"/>
      </w:pPr>
    </w:p>
    <w:p w:rsidR="00A40158" w:rsidRPr="00A40158" w:rsidRDefault="00A40158" w:rsidP="00A40158">
      <w:pPr>
        <w:pStyle w:val="Heading1"/>
        <w:pageBreakBefore w:val="0"/>
        <w:tabs>
          <w:tab w:val="clear" w:pos="432"/>
          <w:tab w:val="num" w:pos="737"/>
        </w:tabs>
        <w:ind w:left="0" w:firstLine="0"/>
      </w:pPr>
      <w:bookmarkStart w:id="153" w:name="_Toc455412950"/>
      <w:bookmarkStart w:id="154" w:name="_Toc459746522"/>
      <w:r w:rsidRPr="00A40158">
        <w:t>Release Information</w:t>
      </w:r>
      <w:bookmarkEnd w:id="140"/>
      <w:bookmarkEnd w:id="141"/>
      <w:bookmarkEnd w:id="142"/>
      <w:bookmarkEnd w:id="153"/>
      <w:bookmarkEnd w:id="154"/>
    </w:p>
    <w:p w:rsidR="002A2D32" w:rsidRPr="00BA413B" w:rsidRDefault="00EB30D6" w:rsidP="00BA413B">
      <w:pPr>
        <w:pStyle w:val="Heading2"/>
        <w:ind w:left="720" w:hanging="720"/>
        <w:rPr>
          <w:rStyle w:val="IntenseEmphasis"/>
          <w:bCs w:val="0"/>
          <w:i w:val="0"/>
          <w:iCs w:val="0"/>
          <w:color w:val="auto"/>
        </w:rPr>
      </w:pPr>
      <w:bookmarkStart w:id="155" w:name="_Toc453759124"/>
      <w:bookmarkStart w:id="156" w:name="_Toc455412913"/>
      <w:bookmarkStart w:id="157" w:name="_Toc455412951"/>
      <w:bookmarkStart w:id="158" w:name="_Toc459746523"/>
      <w:r w:rsidRPr="00277654">
        <w:t>Wanted Release</w:t>
      </w:r>
      <w:bookmarkEnd w:id="155"/>
      <w:bookmarkEnd w:id="156"/>
      <w:bookmarkEnd w:id="157"/>
      <w:bookmarkEnd w:id="158"/>
    </w:p>
    <w:p w:rsidR="00BA413B" w:rsidRDefault="00BA413B" w:rsidP="00811FA2">
      <w:pPr>
        <w:pStyle w:val="BodyText"/>
        <w:rPr>
          <w:rStyle w:val="IntenseEmphasis"/>
          <w:bCs w:val="0"/>
          <w:i w:val="0"/>
          <w:iCs w:val="0"/>
          <w:color w:val="auto"/>
        </w:rPr>
      </w:pPr>
      <w:r>
        <w:rPr>
          <w:rStyle w:val="IntenseEmphasis"/>
          <w:bCs w:val="0"/>
          <w:i w:val="0"/>
          <w:iCs w:val="0"/>
          <w:color w:val="auto"/>
        </w:rPr>
        <w:t xml:space="preserve">Development delivery / release </w:t>
      </w:r>
      <w:proofErr w:type="gramStart"/>
      <w:r>
        <w:rPr>
          <w:rStyle w:val="IntenseEmphasis"/>
          <w:bCs w:val="0"/>
          <w:i w:val="0"/>
          <w:iCs w:val="0"/>
          <w:color w:val="auto"/>
        </w:rPr>
        <w:t>is</w:t>
      </w:r>
      <w:proofErr w:type="gramEnd"/>
      <w:r>
        <w:rPr>
          <w:rStyle w:val="IntenseEmphasis"/>
          <w:bCs w:val="0"/>
          <w:i w:val="0"/>
          <w:iCs w:val="0"/>
          <w:color w:val="auto"/>
        </w:rPr>
        <w:t xml:space="preserve"> planned for first week of September wk 37.</w:t>
      </w:r>
    </w:p>
    <w:p w:rsidR="00BA413B" w:rsidRDefault="00BA413B" w:rsidP="00BA413B">
      <w:pPr>
        <w:pStyle w:val="BodyText"/>
        <w:rPr>
          <w:rStyle w:val="IntenseEmphasis"/>
          <w:bCs w:val="0"/>
          <w:i w:val="0"/>
          <w:iCs w:val="0"/>
          <w:color w:val="auto"/>
        </w:rPr>
      </w:pPr>
      <w:r>
        <w:rPr>
          <w:rStyle w:val="IntenseEmphasis"/>
          <w:bCs w:val="0"/>
          <w:i w:val="0"/>
          <w:iCs w:val="0"/>
          <w:color w:val="auto"/>
        </w:rPr>
        <w:t xml:space="preserve">Our release doesn’t have dependency to other platforms like IRW, NWP and </w:t>
      </w:r>
      <w:r w:rsidR="00DB39EF">
        <w:rPr>
          <w:rStyle w:val="IntenseEmphasis"/>
          <w:bCs w:val="0"/>
          <w:i w:val="0"/>
          <w:iCs w:val="0"/>
          <w:color w:val="auto"/>
        </w:rPr>
        <w:t>INSIDE</w:t>
      </w:r>
      <w:r>
        <w:rPr>
          <w:rStyle w:val="IntenseEmphasis"/>
          <w:bCs w:val="0"/>
          <w:i w:val="0"/>
          <w:iCs w:val="0"/>
          <w:color w:val="auto"/>
        </w:rPr>
        <w:t>. Releases of Job Search Tool to the platforms will be done by every platform based on their release process.</w:t>
      </w:r>
    </w:p>
    <w:p w:rsidR="004D1B6A" w:rsidRPr="00A94CDA" w:rsidRDefault="004D1B6A" w:rsidP="00A94CDA">
      <w:pPr>
        <w:pStyle w:val="Templateinstruction"/>
        <w:rPr>
          <w:rStyle w:val="IntenseEmphasis"/>
          <w:bCs w:val="0"/>
          <w:i w:val="0"/>
          <w:iCs w:val="0"/>
          <w:color w:val="0000FF"/>
        </w:rPr>
      </w:pPr>
    </w:p>
    <w:p w:rsidR="004D1B6A" w:rsidRDefault="004D1B6A" w:rsidP="004D1B6A">
      <w:pPr>
        <w:pStyle w:val="Heading1"/>
        <w:pageBreakBefore w:val="0"/>
        <w:tabs>
          <w:tab w:val="clear" w:pos="432"/>
          <w:tab w:val="num" w:pos="737"/>
        </w:tabs>
        <w:ind w:left="0" w:firstLine="0"/>
      </w:pPr>
      <w:bookmarkStart w:id="159" w:name="_Toc262645407"/>
      <w:bookmarkStart w:id="160" w:name="_Toc262734962"/>
      <w:bookmarkStart w:id="161" w:name="_Toc311639904"/>
      <w:bookmarkStart w:id="162" w:name="_Toc455412952"/>
      <w:bookmarkStart w:id="163" w:name="_Toc459746524"/>
      <w:bookmarkStart w:id="164" w:name="_Toc259712728"/>
      <w:bookmarkStart w:id="165" w:name="_Toc292270586"/>
      <w:bookmarkStart w:id="166" w:name="_Toc304461804"/>
      <w:bookmarkEnd w:id="136"/>
      <w:bookmarkEnd w:id="137"/>
      <w:r>
        <w:t>Definitions, Acronyms, and Abbreviations</w:t>
      </w:r>
      <w:bookmarkEnd w:id="159"/>
      <w:bookmarkEnd w:id="160"/>
      <w:bookmarkEnd w:id="161"/>
      <w:bookmarkEnd w:id="162"/>
      <w:bookmarkEnd w:id="163"/>
    </w:p>
    <w:p w:rsidR="004D1B6A" w:rsidRPr="00E55878" w:rsidRDefault="004D1B6A" w:rsidP="004D1B6A">
      <w:pPr>
        <w:pStyle w:val="BodyText"/>
        <w:rPr>
          <w:i/>
          <w:color w:val="0000FF"/>
        </w:rPr>
      </w:pPr>
    </w:p>
    <w:tbl>
      <w:tblPr>
        <w:tblW w:w="836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77"/>
        <w:gridCol w:w="5386"/>
      </w:tblGrid>
      <w:tr w:rsidR="004D1B6A" w:rsidRPr="00495896" w:rsidTr="004D1B6A">
        <w:tc>
          <w:tcPr>
            <w:tcW w:w="2977" w:type="dxa"/>
            <w:tcBorders>
              <w:top w:val="single" w:sz="4" w:space="0" w:color="auto"/>
              <w:left w:val="single" w:sz="4" w:space="0" w:color="auto"/>
              <w:bottom w:val="single" w:sz="4" w:space="0" w:color="auto"/>
              <w:right w:val="single" w:sz="4" w:space="0" w:color="auto"/>
            </w:tcBorders>
            <w:shd w:val="clear" w:color="auto" w:fill="000000"/>
          </w:tcPr>
          <w:p w:rsidR="004D1B6A" w:rsidRPr="00495896" w:rsidRDefault="004D1B6A" w:rsidP="004D1B6A">
            <w:pPr>
              <w:keepNext/>
              <w:rPr>
                <w:b/>
                <w:szCs w:val="16"/>
              </w:rPr>
            </w:pPr>
            <w:r>
              <w:rPr>
                <w:b/>
                <w:szCs w:val="16"/>
              </w:rPr>
              <w:t>Term</w:t>
            </w:r>
          </w:p>
        </w:tc>
        <w:tc>
          <w:tcPr>
            <w:tcW w:w="5386" w:type="dxa"/>
            <w:tcBorders>
              <w:top w:val="single" w:sz="4" w:space="0" w:color="auto"/>
              <w:left w:val="single" w:sz="4" w:space="0" w:color="auto"/>
              <w:bottom w:val="single" w:sz="4" w:space="0" w:color="auto"/>
              <w:right w:val="single" w:sz="4" w:space="0" w:color="auto"/>
            </w:tcBorders>
            <w:shd w:val="clear" w:color="auto" w:fill="000000"/>
          </w:tcPr>
          <w:p w:rsidR="004D1B6A" w:rsidRPr="00495896" w:rsidRDefault="004D1B6A" w:rsidP="004D1B6A">
            <w:pPr>
              <w:keepNext/>
              <w:rPr>
                <w:b/>
                <w:szCs w:val="16"/>
              </w:rPr>
            </w:pPr>
            <w:r>
              <w:rPr>
                <w:b/>
                <w:szCs w:val="16"/>
              </w:rPr>
              <w:t>Description</w:t>
            </w:r>
          </w:p>
        </w:tc>
      </w:tr>
      <w:tr w:rsidR="00212D7E" w:rsidTr="00ED2649">
        <w:tc>
          <w:tcPr>
            <w:tcW w:w="8363" w:type="dxa"/>
            <w:gridSpan w:val="2"/>
            <w:tcBorders>
              <w:top w:val="single" w:sz="4" w:space="0" w:color="auto"/>
              <w:left w:val="single" w:sz="4" w:space="0" w:color="auto"/>
              <w:bottom w:val="single" w:sz="4" w:space="0" w:color="auto"/>
              <w:right w:val="single" w:sz="4" w:space="0" w:color="auto"/>
            </w:tcBorders>
            <w:shd w:val="clear" w:color="auto" w:fill="auto"/>
          </w:tcPr>
          <w:p w:rsidR="00212D7E" w:rsidRPr="004D1B6A" w:rsidRDefault="00212D7E" w:rsidP="004D1B6A"/>
        </w:tc>
      </w:tr>
      <w:tr w:rsidR="004D1B6A" w:rsidTr="004D1B6A">
        <w:tc>
          <w:tcPr>
            <w:tcW w:w="2977" w:type="dxa"/>
            <w:tcBorders>
              <w:top w:val="single" w:sz="4" w:space="0" w:color="auto"/>
              <w:left w:val="single" w:sz="4" w:space="0" w:color="auto"/>
              <w:bottom w:val="single" w:sz="4" w:space="0" w:color="auto"/>
              <w:right w:val="single" w:sz="4" w:space="0" w:color="auto"/>
            </w:tcBorders>
            <w:shd w:val="clear" w:color="auto" w:fill="auto"/>
          </w:tcPr>
          <w:p w:rsidR="004D1B6A" w:rsidRPr="006F1598" w:rsidRDefault="00F43FE7" w:rsidP="004D1B6A">
            <w:pPr>
              <w:rPr>
                <w:color w:val="000000"/>
              </w:rPr>
            </w:pPr>
            <w:r>
              <w:rPr>
                <w:color w:val="000000"/>
              </w:rPr>
              <w:lastRenderedPageBreak/>
              <w:t xml:space="preserve">IBM </w:t>
            </w:r>
            <w:r w:rsidR="009D1644">
              <w:rPr>
                <w:color w:val="000000"/>
              </w:rPr>
              <w:t>Ken</w:t>
            </w:r>
            <w:r w:rsidR="006F1598" w:rsidRPr="006F1598">
              <w:rPr>
                <w:color w:val="000000"/>
              </w:rPr>
              <w:t xml:space="preserve">exa </w:t>
            </w:r>
            <w:r w:rsidR="009E2701" w:rsidRPr="006F1598">
              <w:rPr>
                <w:color w:val="000000"/>
              </w:rPr>
              <w:t>Brassring</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4D1B6A" w:rsidRPr="004D1B6A" w:rsidRDefault="006F1598" w:rsidP="004D1B6A">
            <w:r>
              <w:t>It is an IBM tool whose API is used by the new designed and developed solution</w:t>
            </w:r>
          </w:p>
        </w:tc>
      </w:tr>
      <w:tr w:rsidR="00587597" w:rsidTr="004D1B6A">
        <w:tc>
          <w:tcPr>
            <w:tcW w:w="2977" w:type="dxa"/>
            <w:tcBorders>
              <w:top w:val="single" w:sz="4" w:space="0" w:color="auto"/>
              <w:left w:val="single" w:sz="4" w:space="0" w:color="auto"/>
              <w:bottom w:val="single" w:sz="4" w:space="0" w:color="auto"/>
              <w:right w:val="single" w:sz="4" w:space="0" w:color="auto"/>
            </w:tcBorders>
            <w:shd w:val="clear" w:color="auto" w:fill="auto"/>
          </w:tcPr>
          <w:p w:rsidR="00587597" w:rsidRPr="006F1598" w:rsidRDefault="00587597" w:rsidP="004D1B6A">
            <w:pPr>
              <w:rPr>
                <w:color w:val="000000"/>
              </w:rPr>
            </w:pPr>
            <w:r w:rsidRPr="006F1598">
              <w:rPr>
                <w:color w:val="000000"/>
              </w:rPr>
              <w:t>Job Search tool</w:t>
            </w:r>
            <w:r w:rsidR="00A81DC4">
              <w:rPr>
                <w:color w:val="000000"/>
              </w:rPr>
              <w:t xml:space="preserve"> (JST)</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587597" w:rsidRPr="004D1B6A" w:rsidRDefault="00212D7E" w:rsidP="00212D7E">
            <w:r>
              <w:t>It is talent gateway for external and internal candidate to view internal and external job offers.</w:t>
            </w:r>
          </w:p>
        </w:tc>
      </w:tr>
      <w:tr w:rsidR="006F1598" w:rsidTr="004D1B6A">
        <w:tc>
          <w:tcPr>
            <w:tcW w:w="2977" w:type="dxa"/>
            <w:tcBorders>
              <w:top w:val="single" w:sz="4" w:space="0" w:color="auto"/>
              <w:left w:val="single" w:sz="4" w:space="0" w:color="auto"/>
              <w:bottom w:val="single" w:sz="4" w:space="0" w:color="auto"/>
              <w:right w:val="single" w:sz="4" w:space="0" w:color="auto"/>
            </w:tcBorders>
            <w:shd w:val="clear" w:color="auto" w:fill="auto"/>
          </w:tcPr>
          <w:p w:rsidR="006F1598" w:rsidRPr="00986B33" w:rsidRDefault="006F1598" w:rsidP="00ED2649">
            <w:r>
              <w:t>IRW</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6F1598" w:rsidRPr="004D1B6A" w:rsidRDefault="006F1598" w:rsidP="00ED2649">
            <w:pPr>
              <w:jc w:val="both"/>
            </w:pPr>
            <w:r>
              <w:t>IKEA Retail Web</w:t>
            </w:r>
          </w:p>
        </w:tc>
      </w:tr>
      <w:tr w:rsidR="00212D7E" w:rsidTr="004D1B6A">
        <w:tc>
          <w:tcPr>
            <w:tcW w:w="2977" w:type="dxa"/>
            <w:tcBorders>
              <w:top w:val="single" w:sz="4" w:space="0" w:color="auto"/>
              <w:left w:val="single" w:sz="4" w:space="0" w:color="auto"/>
              <w:bottom w:val="single" w:sz="4" w:space="0" w:color="auto"/>
              <w:right w:val="single" w:sz="4" w:space="0" w:color="auto"/>
            </w:tcBorders>
            <w:shd w:val="clear" w:color="auto" w:fill="auto"/>
          </w:tcPr>
          <w:p w:rsidR="00212D7E" w:rsidRDefault="00212D7E" w:rsidP="00ED2649">
            <w:r>
              <w:t>IRW</w:t>
            </w:r>
            <w:r w:rsidR="000750D5">
              <w:t xml:space="preserve"> </w:t>
            </w:r>
            <w:r>
              <w:t>(FS)</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212D7E" w:rsidRDefault="00212D7E" w:rsidP="00ED2649">
            <w:pPr>
              <w:jc w:val="both"/>
            </w:pPr>
            <w:r>
              <w:t>IRW (Full</w:t>
            </w:r>
            <w:r w:rsidR="000750D5">
              <w:t xml:space="preserve"> </w:t>
            </w:r>
            <w:r>
              <w:t>Site)</w:t>
            </w:r>
          </w:p>
        </w:tc>
      </w:tr>
      <w:tr w:rsidR="00212D7E" w:rsidTr="004D1B6A">
        <w:tc>
          <w:tcPr>
            <w:tcW w:w="2977" w:type="dxa"/>
            <w:tcBorders>
              <w:top w:val="single" w:sz="4" w:space="0" w:color="auto"/>
              <w:left w:val="single" w:sz="4" w:space="0" w:color="auto"/>
              <w:bottom w:val="single" w:sz="4" w:space="0" w:color="auto"/>
              <w:right w:val="single" w:sz="4" w:space="0" w:color="auto"/>
            </w:tcBorders>
            <w:shd w:val="clear" w:color="auto" w:fill="auto"/>
          </w:tcPr>
          <w:p w:rsidR="00212D7E" w:rsidRDefault="00212D7E" w:rsidP="00ED2649">
            <w:r>
              <w:t>IRW</w:t>
            </w:r>
            <w:r w:rsidR="000750D5">
              <w:t xml:space="preserve"> </w:t>
            </w:r>
            <w:r>
              <w:t>(MW)</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212D7E" w:rsidRDefault="00212D7E" w:rsidP="00ED2649">
            <w:pPr>
              <w:jc w:val="both"/>
            </w:pPr>
            <w:r>
              <w:t>IRW (Mobile Web)</w:t>
            </w:r>
          </w:p>
        </w:tc>
      </w:tr>
      <w:tr w:rsidR="006F1598" w:rsidTr="004D1B6A">
        <w:tc>
          <w:tcPr>
            <w:tcW w:w="2977" w:type="dxa"/>
            <w:tcBorders>
              <w:top w:val="single" w:sz="4" w:space="0" w:color="auto"/>
              <w:left w:val="single" w:sz="4" w:space="0" w:color="auto"/>
              <w:bottom w:val="single" w:sz="4" w:space="0" w:color="auto"/>
              <w:right w:val="single" w:sz="4" w:space="0" w:color="auto"/>
            </w:tcBorders>
            <w:shd w:val="clear" w:color="auto" w:fill="auto"/>
          </w:tcPr>
          <w:p w:rsidR="006F1598" w:rsidRDefault="00DB39EF" w:rsidP="00A81DC4">
            <w:r>
              <w:t>INSIDE</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6F1598" w:rsidRDefault="006F1598" w:rsidP="00A81DC4">
            <w:r>
              <w:t>Int</w:t>
            </w:r>
            <w:r w:rsidR="00A81DC4">
              <w:t>ranet portal</w:t>
            </w:r>
            <w:r>
              <w:t xml:space="preserve"> for IKEA employees</w:t>
            </w:r>
          </w:p>
        </w:tc>
      </w:tr>
      <w:tr w:rsidR="006F1598" w:rsidTr="004D1B6A">
        <w:tc>
          <w:tcPr>
            <w:tcW w:w="2977" w:type="dxa"/>
            <w:tcBorders>
              <w:top w:val="single" w:sz="4" w:space="0" w:color="auto"/>
              <w:left w:val="single" w:sz="4" w:space="0" w:color="auto"/>
              <w:bottom w:val="single" w:sz="4" w:space="0" w:color="auto"/>
              <w:right w:val="single" w:sz="4" w:space="0" w:color="auto"/>
            </w:tcBorders>
            <w:shd w:val="clear" w:color="auto" w:fill="auto"/>
          </w:tcPr>
          <w:p w:rsidR="006F1598" w:rsidRDefault="006F1598" w:rsidP="00ED2649">
            <w:r>
              <w:t>NWP</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6F1598" w:rsidRDefault="006F1598" w:rsidP="00ED2649">
            <w:r>
              <w:t>New Web Portal</w:t>
            </w:r>
          </w:p>
        </w:tc>
      </w:tr>
      <w:tr w:rsidR="006F1598" w:rsidTr="004D1B6A">
        <w:tc>
          <w:tcPr>
            <w:tcW w:w="2977" w:type="dxa"/>
            <w:tcBorders>
              <w:top w:val="single" w:sz="4" w:space="0" w:color="auto"/>
              <w:left w:val="single" w:sz="4" w:space="0" w:color="auto"/>
              <w:bottom w:val="single" w:sz="4" w:space="0" w:color="auto"/>
              <w:right w:val="single" w:sz="4" w:space="0" w:color="auto"/>
            </w:tcBorders>
            <w:shd w:val="clear" w:color="auto" w:fill="auto"/>
          </w:tcPr>
          <w:p w:rsidR="006F1598" w:rsidRDefault="006F1598" w:rsidP="00ED2649">
            <w:r>
              <w:rPr>
                <w:lang w:val="en-US"/>
              </w:rPr>
              <w:t>TG</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6F1598" w:rsidRPr="004D1B6A" w:rsidRDefault="006F1598" w:rsidP="00ED2649">
            <w:r>
              <w:t>Talent Gateways</w:t>
            </w:r>
          </w:p>
        </w:tc>
      </w:tr>
      <w:tr w:rsidR="006F1598" w:rsidTr="004D1B6A">
        <w:tc>
          <w:tcPr>
            <w:tcW w:w="2977" w:type="dxa"/>
            <w:tcBorders>
              <w:top w:val="single" w:sz="4" w:space="0" w:color="auto"/>
              <w:left w:val="single" w:sz="4" w:space="0" w:color="auto"/>
              <w:bottom w:val="single" w:sz="4" w:space="0" w:color="auto"/>
              <w:right w:val="single" w:sz="4" w:space="0" w:color="auto"/>
            </w:tcBorders>
            <w:shd w:val="clear" w:color="auto" w:fill="auto"/>
          </w:tcPr>
          <w:p w:rsidR="006F1598" w:rsidRDefault="006F1598" w:rsidP="00ED2649">
            <w:pPr>
              <w:rPr>
                <w:lang w:val="en-US"/>
              </w:rPr>
            </w:pPr>
            <w:r>
              <w:rPr>
                <w:lang w:val="en-US"/>
              </w:rPr>
              <w:t>ATS</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6F1598" w:rsidRDefault="006F1598" w:rsidP="00B837F4">
            <w:r>
              <w:t>Applica</w:t>
            </w:r>
            <w:r w:rsidR="00B837F4">
              <w:t>nt</w:t>
            </w:r>
            <w:r>
              <w:t xml:space="preserve"> Tracking Systems</w:t>
            </w:r>
          </w:p>
        </w:tc>
      </w:tr>
    </w:tbl>
    <w:p w:rsidR="002A2D32" w:rsidRDefault="002A2D32" w:rsidP="002A2D32">
      <w:pPr>
        <w:pStyle w:val="BodyText"/>
      </w:pPr>
      <w:r>
        <w:t>Terminology not listed above is described in the IRW Glossary</w:t>
      </w:r>
      <w:r w:rsidR="00B832CE">
        <w:t xml:space="preserve"> </w:t>
      </w:r>
      <w:r w:rsidR="00A21704">
        <w:fldChar w:fldCharType="begin"/>
      </w:r>
      <w:r w:rsidR="00B832CE">
        <w:instrText xml:space="preserve"> REF _Ref341356568 \r \h </w:instrText>
      </w:r>
      <w:r w:rsidR="00A21704">
        <w:fldChar w:fldCharType="separate"/>
      </w:r>
      <w:r w:rsidR="006169DD">
        <w:t>[1]</w:t>
      </w:r>
      <w:r w:rsidR="00A21704">
        <w:fldChar w:fldCharType="end"/>
      </w:r>
      <w:r>
        <w:t>.</w:t>
      </w:r>
    </w:p>
    <w:p w:rsidR="00BC26EF" w:rsidRDefault="00BC26EF" w:rsidP="00BC26EF">
      <w:pPr>
        <w:pStyle w:val="Heading1"/>
        <w:pageBreakBefore w:val="0"/>
        <w:tabs>
          <w:tab w:val="clear" w:pos="432"/>
          <w:tab w:val="num" w:pos="737"/>
        </w:tabs>
        <w:ind w:left="0" w:firstLine="0"/>
      </w:pPr>
      <w:bookmarkStart w:id="167" w:name="_Ref449011862"/>
      <w:bookmarkStart w:id="168" w:name="_Toc455412953"/>
      <w:bookmarkStart w:id="169" w:name="_Toc459746525"/>
      <w:r>
        <w:t>References</w:t>
      </w:r>
      <w:bookmarkEnd w:id="164"/>
      <w:bookmarkEnd w:id="165"/>
      <w:bookmarkEnd w:id="166"/>
      <w:bookmarkEnd w:id="167"/>
      <w:bookmarkEnd w:id="168"/>
      <w:bookmarkEnd w:id="169"/>
    </w:p>
    <w:p w:rsidR="00BC26EF" w:rsidRPr="00E55878" w:rsidRDefault="00BC26EF" w:rsidP="00BC26EF">
      <w:pPr>
        <w:pStyle w:val="BodyText"/>
        <w:rPr>
          <w:i/>
          <w:color w:val="0000FF"/>
        </w:rPr>
      </w:pPr>
    </w:p>
    <w:tbl>
      <w:tblPr>
        <w:tblW w:w="836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77"/>
        <w:gridCol w:w="5386"/>
      </w:tblGrid>
      <w:tr w:rsidR="00BC26EF" w:rsidRPr="00495896" w:rsidTr="00495896">
        <w:tc>
          <w:tcPr>
            <w:tcW w:w="2977" w:type="dxa"/>
            <w:tcBorders>
              <w:top w:val="single" w:sz="4" w:space="0" w:color="auto"/>
              <w:left w:val="single" w:sz="4" w:space="0" w:color="auto"/>
              <w:bottom w:val="single" w:sz="4" w:space="0" w:color="auto"/>
              <w:right w:val="single" w:sz="4" w:space="0" w:color="auto"/>
            </w:tcBorders>
            <w:shd w:val="clear" w:color="auto" w:fill="000000"/>
          </w:tcPr>
          <w:p w:rsidR="00BC26EF" w:rsidRPr="00495896" w:rsidRDefault="00BC26EF" w:rsidP="00697A2B">
            <w:pPr>
              <w:keepNext/>
              <w:rPr>
                <w:b/>
                <w:szCs w:val="16"/>
              </w:rPr>
            </w:pPr>
            <w:r w:rsidRPr="00495896">
              <w:rPr>
                <w:b/>
                <w:szCs w:val="16"/>
              </w:rPr>
              <w:t>Name</w:t>
            </w:r>
          </w:p>
        </w:tc>
        <w:tc>
          <w:tcPr>
            <w:tcW w:w="5386" w:type="dxa"/>
            <w:tcBorders>
              <w:top w:val="single" w:sz="4" w:space="0" w:color="auto"/>
              <w:left w:val="single" w:sz="4" w:space="0" w:color="auto"/>
              <w:bottom w:val="single" w:sz="4" w:space="0" w:color="auto"/>
              <w:right w:val="single" w:sz="4" w:space="0" w:color="auto"/>
            </w:tcBorders>
            <w:shd w:val="clear" w:color="auto" w:fill="000000"/>
          </w:tcPr>
          <w:p w:rsidR="00BC26EF" w:rsidRPr="00495896" w:rsidRDefault="00BC26EF" w:rsidP="00697A2B">
            <w:pPr>
              <w:keepNext/>
              <w:rPr>
                <w:b/>
                <w:szCs w:val="16"/>
              </w:rPr>
            </w:pPr>
            <w:r w:rsidRPr="00495896">
              <w:rPr>
                <w:b/>
                <w:szCs w:val="16"/>
              </w:rPr>
              <w:t>Path</w:t>
            </w:r>
          </w:p>
        </w:tc>
      </w:tr>
      <w:tr w:rsidR="00E92343" w:rsidTr="00495896">
        <w:tc>
          <w:tcPr>
            <w:tcW w:w="2977" w:type="dxa"/>
            <w:tcBorders>
              <w:top w:val="single" w:sz="4" w:space="0" w:color="auto"/>
              <w:left w:val="single" w:sz="4" w:space="0" w:color="auto"/>
              <w:bottom w:val="single" w:sz="4" w:space="0" w:color="auto"/>
              <w:right w:val="single" w:sz="4" w:space="0" w:color="auto"/>
            </w:tcBorders>
            <w:shd w:val="clear" w:color="auto" w:fill="auto"/>
          </w:tcPr>
          <w:p w:rsidR="00E92343" w:rsidRPr="00986B33" w:rsidRDefault="00E92343" w:rsidP="00D85CCC">
            <w:pPr>
              <w:pStyle w:val="Reference"/>
              <w:numPr>
                <w:ilvl w:val="0"/>
                <w:numId w:val="7"/>
              </w:numPr>
              <w:tabs>
                <w:tab w:val="clear" w:pos="851"/>
              </w:tabs>
              <w:ind w:left="317" w:hanging="317"/>
            </w:pPr>
            <w:bookmarkStart w:id="170" w:name="_Ref341356568"/>
            <w:r>
              <w:t xml:space="preserve">IRW </w:t>
            </w:r>
            <w:r w:rsidRPr="00986B33">
              <w:t>Glossary</w:t>
            </w:r>
            <w:bookmarkEnd w:id="170"/>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E92343" w:rsidRPr="0066079C" w:rsidRDefault="00A21704" w:rsidP="00D85CCC">
            <w:pPr>
              <w:pStyle w:val="Reference"/>
              <w:tabs>
                <w:tab w:val="clear" w:pos="1248"/>
              </w:tabs>
              <w:ind w:left="0" w:firstLine="0"/>
              <w:rPr>
                <w:color w:val="0000FF"/>
              </w:rPr>
            </w:pPr>
            <w:hyperlink r:id="rId42" w:history="1">
              <w:r w:rsidR="008E034B" w:rsidRPr="00793952">
                <w:rPr>
                  <w:rStyle w:val="Hyperlink"/>
                </w:rPr>
                <w:t>https://service.projectplace.com/pp/pp.cgi/r766931264</w:t>
              </w:r>
            </w:hyperlink>
            <w:r w:rsidR="008E034B">
              <w:rPr>
                <w:color w:val="0000FF"/>
              </w:rPr>
              <w:t xml:space="preserve"> </w:t>
            </w:r>
          </w:p>
        </w:tc>
      </w:tr>
      <w:tr w:rsidR="00E92343" w:rsidTr="00495896">
        <w:tc>
          <w:tcPr>
            <w:tcW w:w="2977" w:type="dxa"/>
            <w:tcBorders>
              <w:top w:val="single" w:sz="4" w:space="0" w:color="auto"/>
              <w:left w:val="single" w:sz="4" w:space="0" w:color="auto"/>
              <w:bottom w:val="single" w:sz="4" w:space="0" w:color="auto"/>
              <w:right w:val="single" w:sz="4" w:space="0" w:color="auto"/>
            </w:tcBorders>
            <w:shd w:val="clear" w:color="auto" w:fill="auto"/>
          </w:tcPr>
          <w:p w:rsidR="00E92343" w:rsidRDefault="00E92343" w:rsidP="00D85CCC">
            <w:pPr>
              <w:pStyle w:val="Reference"/>
              <w:numPr>
                <w:ilvl w:val="0"/>
                <w:numId w:val="7"/>
              </w:numPr>
              <w:tabs>
                <w:tab w:val="clear" w:pos="851"/>
              </w:tabs>
              <w:ind w:left="317" w:hanging="317"/>
            </w:pPr>
            <w:bookmarkStart w:id="171" w:name="_Ref327181715"/>
            <w:r>
              <w:t>IRW Information Model</w:t>
            </w:r>
            <w:bookmarkEnd w:id="171"/>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E92343" w:rsidRDefault="00A21704" w:rsidP="00D85CCC">
            <w:pPr>
              <w:pStyle w:val="Reference"/>
              <w:tabs>
                <w:tab w:val="clear" w:pos="1248"/>
              </w:tabs>
              <w:ind w:left="0" w:firstLine="0"/>
              <w:rPr>
                <w:color w:val="0000FF"/>
              </w:rPr>
            </w:pPr>
            <w:hyperlink r:id="rId43" w:history="1">
              <w:r w:rsidR="004B60BE" w:rsidRPr="00343BD1">
                <w:rPr>
                  <w:rStyle w:val="Hyperlink"/>
                </w:rPr>
                <w:t>https://service.projectplace.com/pp/pp.cgi/r849875018</w:t>
              </w:r>
            </w:hyperlink>
            <w:r w:rsidR="004B60BE">
              <w:t xml:space="preserve"> </w:t>
            </w:r>
          </w:p>
        </w:tc>
      </w:tr>
      <w:tr w:rsidR="008E034B" w:rsidTr="00495896">
        <w:tc>
          <w:tcPr>
            <w:tcW w:w="2977" w:type="dxa"/>
            <w:tcBorders>
              <w:top w:val="single" w:sz="4" w:space="0" w:color="auto"/>
              <w:left w:val="single" w:sz="4" w:space="0" w:color="auto"/>
              <w:bottom w:val="single" w:sz="4" w:space="0" w:color="auto"/>
              <w:right w:val="single" w:sz="4" w:space="0" w:color="auto"/>
            </w:tcBorders>
            <w:shd w:val="clear" w:color="auto" w:fill="auto"/>
          </w:tcPr>
          <w:p w:rsidR="008E034B" w:rsidRDefault="008E034B" w:rsidP="00AF6FB6">
            <w:pPr>
              <w:pStyle w:val="Reference"/>
              <w:numPr>
                <w:ilvl w:val="0"/>
                <w:numId w:val="7"/>
              </w:numPr>
              <w:tabs>
                <w:tab w:val="clear" w:pos="851"/>
              </w:tabs>
              <w:ind w:left="317" w:hanging="317"/>
            </w:pPr>
            <w:r>
              <w:t>IKEA Capability Framework</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8E034B" w:rsidRPr="0066079C" w:rsidRDefault="00A21704" w:rsidP="00AF6FB6">
            <w:pPr>
              <w:pStyle w:val="Reference"/>
              <w:tabs>
                <w:tab w:val="clear" w:pos="1248"/>
              </w:tabs>
              <w:ind w:left="0" w:firstLine="0"/>
              <w:rPr>
                <w:color w:val="0000FF"/>
              </w:rPr>
            </w:pPr>
            <w:hyperlink r:id="rId44" w:history="1">
              <w:r w:rsidR="008E034B" w:rsidRPr="008818C2">
                <w:rPr>
                  <w:rStyle w:val="Hyperlink"/>
                </w:rPr>
                <w:t>https://service.projectplace.com/pp/pp.cgi/r766934514</w:t>
              </w:r>
            </w:hyperlink>
          </w:p>
        </w:tc>
      </w:tr>
      <w:tr w:rsidR="008E034B" w:rsidRPr="009F060F" w:rsidTr="00495896">
        <w:tc>
          <w:tcPr>
            <w:tcW w:w="2977" w:type="dxa"/>
            <w:tcBorders>
              <w:top w:val="single" w:sz="4" w:space="0" w:color="auto"/>
              <w:left w:val="single" w:sz="4" w:space="0" w:color="auto"/>
              <w:bottom w:val="single" w:sz="4" w:space="0" w:color="auto"/>
              <w:right w:val="single" w:sz="4" w:space="0" w:color="auto"/>
            </w:tcBorders>
            <w:shd w:val="clear" w:color="auto" w:fill="auto"/>
          </w:tcPr>
          <w:p w:rsidR="008E034B" w:rsidRDefault="008E034B" w:rsidP="00AF6FB6">
            <w:pPr>
              <w:pStyle w:val="Reference"/>
              <w:numPr>
                <w:ilvl w:val="0"/>
                <w:numId w:val="7"/>
              </w:numPr>
              <w:tabs>
                <w:tab w:val="clear" w:pos="851"/>
              </w:tabs>
              <w:ind w:left="317" w:hanging="317"/>
            </w:pPr>
            <w:bookmarkStart w:id="172" w:name="_Ref327786708"/>
            <w:r>
              <w:t>IRW Capability Overview</w:t>
            </w:r>
            <w:bookmarkEnd w:id="172"/>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8E034B" w:rsidRPr="009F060F" w:rsidRDefault="00A21704" w:rsidP="00AF6FB6">
            <w:pPr>
              <w:pStyle w:val="Reference"/>
              <w:tabs>
                <w:tab w:val="clear" w:pos="1248"/>
              </w:tabs>
              <w:ind w:left="0" w:firstLine="0"/>
              <w:rPr>
                <w:color w:val="0000FF"/>
              </w:rPr>
            </w:pPr>
            <w:hyperlink r:id="rId45" w:history="1">
              <w:r w:rsidR="008E034B" w:rsidRPr="00793952">
                <w:rPr>
                  <w:rStyle w:val="Hyperlink"/>
                </w:rPr>
                <w:t>https://service.projectplace.com/pp/pp.cgi/r770672053</w:t>
              </w:r>
            </w:hyperlink>
            <w:r w:rsidR="008E034B">
              <w:rPr>
                <w:color w:val="0000FF"/>
              </w:rPr>
              <w:t xml:space="preserve"> </w:t>
            </w:r>
          </w:p>
        </w:tc>
      </w:tr>
      <w:tr w:rsidR="00E8577E" w:rsidTr="00495896">
        <w:tc>
          <w:tcPr>
            <w:tcW w:w="2977" w:type="dxa"/>
            <w:tcBorders>
              <w:top w:val="single" w:sz="4" w:space="0" w:color="auto"/>
              <w:left w:val="single" w:sz="4" w:space="0" w:color="auto"/>
              <w:bottom w:val="single" w:sz="4" w:space="0" w:color="auto"/>
              <w:right w:val="single" w:sz="4" w:space="0" w:color="auto"/>
            </w:tcBorders>
            <w:shd w:val="clear" w:color="auto" w:fill="auto"/>
          </w:tcPr>
          <w:p w:rsidR="00E8577E" w:rsidRPr="002F12FB" w:rsidRDefault="00E8577E" w:rsidP="00801AD4">
            <w:pPr>
              <w:pStyle w:val="Reference"/>
              <w:numPr>
                <w:ilvl w:val="0"/>
                <w:numId w:val="7"/>
              </w:numPr>
              <w:tabs>
                <w:tab w:val="clear" w:pos="851"/>
              </w:tabs>
              <w:ind w:left="317" w:hanging="317"/>
              <w:rPr>
                <w:color w:val="0000FF"/>
              </w:rPr>
            </w:pPr>
            <w:bookmarkStart w:id="173" w:name="_Ref327794720"/>
            <w:bookmarkStart w:id="174" w:name="_Ref336851273"/>
            <w:r w:rsidRPr="00E8577E">
              <w:t>BA Guid</w:t>
            </w:r>
            <w:bookmarkEnd w:id="173"/>
            <w:r w:rsidR="006A40E5">
              <w:t>ance</w:t>
            </w:r>
            <w:bookmarkEnd w:id="174"/>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D871B1" w:rsidRPr="00D871B1" w:rsidRDefault="00A21704" w:rsidP="00D871B1">
            <w:pPr>
              <w:pStyle w:val="Reference"/>
              <w:tabs>
                <w:tab w:val="clear" w:pos="1248"/>
              </w:tabs>
              <w:ind w:left="0" w:firstLine="0"/>
              <w:rPr>
                <w:rStyle w:val="IntenseEmphasis"/>
                <w:bCs w:val="0"/>
                <w:i w:val="0"/>
                <w:iCs w:val="0"/>
                <w:color w:val="0000FF"/>
              </w:rPr>
            </w:pPr>
            <w:hyperlink r:id="rId46" w:history="1">
              <w:r w:rsidR="00857FDA" w:rsidRPr="00343BD1">
                <w:rPr>
                  <w:rStyle w:val="Hyperlink"/>
                </w:rPr>
                <w:t>https://service.projectplace.com/pp/pp.cgi/r958291235</w:t>
              </w:r>
            </w:hyperlink>
            <w:r w:rsidR="00857FDA">
              <w:t xml:space="preserve"> </w:t>
            </w:r>
          </w:p>
        </w:tc>
      </w:tr>
      <w:tr w:rsidR="00894ECF" w:rsidTr="00495896">
        <w:tc>
          <w:tcPr>
            <w:tcW w:w="2977" w:type="dxa"/>
            <w:tcBorders>
              <w:top w:val="single" w:sz="4" w:space="0" w:color="auto"/>
              <w:left w:val="single" w:sz="4" w:space="0" w:color="auto"/>
              <w:bottom w:val="single" w:sz="4" w:space="0" w:color="auto"/>
              <w:right w:val="single" w:sz="4" w:space="0" w:color="auto"/>
            </w:tcBorders>
            <w:shd w:val="clear" w:color="auto" w:fill="auto"/>
          </w:tcPr>
          <w:p w:rsidR="00894ECF" w:rsidRPr="002F12FB" w:rsidRDefault="00F43FE7" w:rsidP="00801AD4">
            <w:pPr>
              <w:pStyle w:val="Reference"/>
              <w:numPr>
                <w:ilvl w:val="0"/>
                <w:numId w:val="7"/>
              </w:numPr>
              <w:tabs>
                <w:tab w:val="clear" w:pos="851"/>
              </w:tabs>
              <w:ind w:left="317" w:hanging="317"/>
              <w:rPr>
                <w:color w:val="0000FF"/>
              </w:rPr>
            </w:pPr>
            <w:r w:rsidRPr="008F172C">
              <w:t xml:space="preserve">IBM Kenexa </w:t>
            </w:r>
            <w:r w:rsidR="00547123" w:rsidRPr="00442266">
              <w:t>Brassring API documentation</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547123" w:rsidRPr="00547123" w:rsidRDefault="00A21704" w:rsidP="000750D5">
            <w:pPr>
              <w:pStyle w:val="BodyText"/>
              <w:ind w:left="0"/>
            </w:pPr>
            <w:hyperlink r:id="rId47" w:history="1">
              <w:r w:rsidR="00547123" w:rsidRPr="00A7066D">
                <w:rPr>
                  <w:rStyle w:val="Hyperlink"/>
                </w:rPr>
                <w:t>https://service.projectplace.com/pp/pp.cgi/r1218177223</w:t>
              </w:r>
            </w:hyperlink>
          </w:p>
        </w:tc>
      </w:tr>
      <w:tr w:rsidR="00383DB4" w:rsidTr="00495896">
        <w:tc>
          <w:tcPr>
            <w:tcW w:w="2977" w:type="dxa"/>
            <w:tcBorders>
              <w:top w:val="single" w:sz="4" w:space="0" w:color="auto"/>
              <w:left w:val="single" w:sz="4" w:space="0" w:color="auto"/>
              <w:bottom w:val="single" w:sz="4" w:space="0" w:color="auto"/>
              <w:right w:val="single" w:sz="4" w:space="0" w:color="auto"/>
            </w:tcBorders>
            <w:shd w:val="clear" w:color="auto" w:fill="auto"/>
          </w:tcPr>
          <w:p w:rsidR="00383DB4" w:rsidRPr="0039705A" w:rsidRDefault="00383DB4" w:rsidP="00801AD4">
            <w:pPr>
              <w:pStyle w:val="Reference"/>
              <w:numPr>
                <w:ilvl w:val="0"/>
                <w:numId w:val="7"/>
              </w:numPr>
              <w:tabs>
                <w:tab w:val="clear" w:pos="851"/>
              </w:tabs>
              <w:ind w:left="317" w:hanging="317"/>
              <w:rPr>
                <w:color w:val="000000"/>
              </w:rPr>
            </w:pPr>
            <w:proofErr w:type="spellStart"/>
            <w:r w:rsidRPr="0039705A">
              <w:rPr>
                <w:color w:val="000000"/>
              </w:rPr>
              <w:t>Benteler</w:t>
            </w:r>
            <w:proofErr w:type="spellEnd"/>
            <w:r w:rsidRPr="0039705A">
              <w:rPr>
                <w:color w:val="000000"/>
              </w:rPr>
              <w:t xml:space="preserve"> – example of Jobs search GUI</w:t>
            </w:r>
          </w:p>
        </w:tc>
        <w:tc>
          <w:tcPr>
            <w:tcW w:w="5386" w:type="dxa"/>
            <w:tcBorders>
              <w:top w:val="single" w:sz="4" w:space="0" w:color="auto"/>
              <w:left w:val="single" w:sz="4" w:space="0" w:color="auto"/>
              <w:bottom w:val="single" w:sz="4" w:space="0" w:color="auto"/>
              <w:right w:val="single" w:sz="4" w:space="0" w:color="auto"/>
            </w:tcBorders>
            <w:shd w:val="clear" w:color="auto" w:fill="auto"/>
          </w:tcPr>
          <w:p w:rsidR="00383DB4" w:rsidRDefault="004A42FC" w:rsidP="00D86683">
            <w:pPr>
              <w:pStyle w:val="BodyText"/>
              <w:ind w:left="0"/>
            </w:pPr>
            <w:r w:rsidRPr="004A42FC">
              <w:t>http://career.benteler.com/jobs-worldwide/job-finder/</w:t>
            </w:r>
          </w:p>
        </w:tc>
      </w:tr>
    </w:tbl>
    <w:p w:rsidR="000E0A8D" w:rsidRPr="00BC26EF" w:rsidRDefault="000E0A8D" w:rsidP="00677604">
      <w:pPr>
        <w:pStyle w:val="BodyText"/>
      </w:pPr>
    </w:p>
    <w:sectPr w:rsidR="000E0A8D" w:rsidRPr="00BC26EF" w:rsidSect="00395273">
      <w:headerReference w:type="default" r:id="rId48"/>
      <w:footerReference w:type="default" r:id="rId49"/>
      <w:headerReference w:type="first" r:id="rId50"/>
      <w:footerReference w:type="first" r:id="rId51"/>
      <w:pgSz w:w="11906" w:h="16838" w:code="9"/>
      <w:pgMar w:top="1253" w:right="1474" w:bottom="1440" w:left="1474"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3E30" w:rsidRDefault="00803E30">
      <w:r>
        <w:separator/>
      </w:r>
    </w:p>
  </w:endnote>
  <w:endnote w:type="continuationSeparator" w:id="0">
    <w:p w:rsidR="00803E30" w:rsidRDefault="00803E3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altName w:val="Century"/>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180" w:type="dxa"/>
      <w:tblBorders>
        <w:top w:val="single" w:sz="4" w:space="0" w:color="auto"/>
      </w:tblBorders>
      <w:tblLayout w:type="fixed"/>
      <w:tblLook w:val="0000"/>
    </w:tblPr>
    <w:tblGrid>
      <w:gridCol w:w="2093"/>
      <w:gridCol w:w="5245"/>
      <w:gridCol w:w="1842"/>
    </w:tblGrid>
    <w:tr w:rsidR="002E2966" w:rsidTr="006706F9">
      <w:tc>
        <w:tcPr>
          <w:tcW w:w="2093" w:type="dxa"/>
        </w:tcPr>
        <w:p w:rsidR="002E2966" w:rsidRDefault="002E2966" w:rsidP="003A32AF">
          <w:pPr>
            <w:pStyle w:val="Footer"/>
          </w:pPr>
          <w:r>
            <w:t>© IKEA Global Business Solution Group Function</w:t>
          </w:r>
        </w:p>
        <w:p w:rsidR="002E2966" w:rsidRPr="003A32AF" w:rsidRDefault="002E2966" w:rsidP="003A32AF">
          <w:pPr>
            <w:pStyle w:val="Footer"/>
          </w:pPr>
        </w:p>
      </w:tc>
      <w:tc>
        <w:tcPr>
          <w:tcW w:w="5245" w:type="dxa"/>
        </w:tcPr>
        <w:p w:rsidR="002E2966" w:rsidRDefault="002E2966" w:rsidP="00D16573">
          <w:pPr>
            <w:pStyle w:val="Header"/>
            <w:ind w:left="-108" w:right="-108"/>
            <w:jc w:val="center"/>
          </w:pPr>
          <w:r>
            <w:t>Responsible : Shashi Shekhar</w:t>
          </w:r>
        </w:p>
        <w:p w:rsidR="002E2966" w:rsidRDefault="002E2966" w:rsidP="00541587">
          <w:pPr>
            <w:pStyle w:val="Header"/>
            <w:jc w:val="center"/>
          </w:pPr>
          <w:r>
            <w:t>Accountable: Tim Ellmers</w:t>
          </w:r>
        </w:p>
        <w:p w:rsidR="002E2966" w:rsidRPr="003A32AF" w:rsidRDefault="002E2966" w:rsidP="00541587">
          <w:pPr>
            <w:pStyle w:val="Header"/>
            <w:jc w:val="center"/>
          </w:pPr>
          <w:r>
            <w:t>Confidential</w:t>
          </w:r>
        </w:p>
      </w:tc>
      <w:tc>
        <w:tcPr>
          <w:tcW w:w="1842" w:type="dxa"/>
        </w:tcPr>
        <w:p w:rsidR="002E2966" w:rsidRDefault="002E2966">
          <w:pPr>
            <w:pStyle w:val="Footer"/>
            <w:jc w:val="right"/>
            <w:rPr>
              <w:snapToGrid w:val="0"/>
            </w:rPr>
          </w:pPr>
          <w:r>
            <w:rPr>
              <w:snapToGrid w:val="0"/>
            </w:rPr>
            <w:t xml:space="preserve">Page </w:t>
          </w:r>
          <w:r>
            <w:rPr>
              <w:snapToGrid w:val="0"/>
            </w:rPr>
            <w:fldChar w:fldCharType="begin"/>
          </w:r>
          <w:r>
            <w:rPr>
              <w:snapToGrid w:val="0"/>
            </w:rPr>
            <w:instrText xml:space="preserve"> PAGE </w:instrText>
          </w:r>
          <w:r>
            <w:rPr>
              <w:snapToGrid w:val="0"/>
            </w:rPr>
            <w:fldChar w:fldCharType="separate"/>
          </w:r>
          <w:r w:rsidR="00681E40">
            <w:rPr>
              <w:noProof/>
              <w:snapToGrid w:val="0"/>
            </w:rPr>
            <w:t>28</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681E40">
            <w:rPr>
              <w:noProof/>
              <w:snapToGrid w:val="0"/>
            </w:rPr>
            <w:t>33</w:t>
          </w:r>
          <w:r>
            <w:rPr>
              <w:snapToGrid w:val="0"/>
            </w:rPr>
            <w:fldChar w:fldCharType="end"/>
          </w:r>
        </w:p>
        <w:p w:rsidR="002E2966" w:rsidRDefault="002E2966">
          <w:pPr>
            <w:pStyle w:val="Footer"/>
            <w:jc w:val="right"/>
          </w:pPr>
        </w:p>
      </w:tc>
    </w:tr>
    <w:tr w:rsidR="002E2966" w:rsidTr="006706F9">
      <w:tc>
        <w:tcPr>
          <w:tcW w:w="9180" w:type="dxa"/>
          <w:gridSpan w:val="3"/>
        </w:tcPr>
        <w:p w:rsidR="002E2966" w:rsidRDefault="002E2966" w:rsidP="00C25B4A">
          <w:pPr>
            <w:pStyle w:val="Footer"/>
            <w:rPr>
              <w:snapToGrid w:val="0"/>
            </w:rPr>
          </w:pPr>
          <w:r>
            <w:t xml:space="preserve">File ID: </w:t>
          </w:r>
          <w:fldSimple w:instr=" FILENAME  \* MERGEFORMAT ">
            <w:r>
              <w:rPr>
                <w:noProof/>
              </w:rPr>
              <w:t>BRS_IKEA00896100_Update IKEA Jobs search to use Brassring API.docx</w:t>
            </w:r>
          </w:fldSimple>
        </w:p>
      </w:tc>
    </w:tr>
  </w:tbl>
  <w:p w:rsidR="002E2966" w:rsidRDefault="002E296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966" w:rsidRPr="00541587" w:rsidRDefault="002E2966" w:rsidP="00541587">
    <w:pPr>
      <w:pStyle w:val="Footer"/>
    </w:pPr>
    <w:r w:rsidRPr="00541587">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3E30" w:rsidRDefault="00803E30">
      <w:r>
        <w:separator/>
      </w:r>
    </w:p>
  </w:footnote>
  <w:footnote w:type="continuationSeparator" w:id="0">
    <w:p w:rsidR="00803E30" w:rsidRDefault="00803E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124" w:type="dxa"/>
      <w:tblLayout w:type="fixed"/>
      <w:tblCellMar>
        <w:left w:w="70" w:type="dxa"/>
        <w:right w:w="70" w:type="dxa"/>
      </w:tblCellMar>
      <w:tblLook w:val="0000"/>
    </w:tblPr>
    <w:tblGrid>
      <w:gridCol w:w="1488"/>
      <w:gridCol w:w="4678"/>
      <w:gridCol w:w="2958"/>
    </w:tblGrid>
    <w:tr w:rsidR="002E2966">
      <w:trPr>
        <w:trHeight w:val="268"/>
      </w:trPr>
      <w:tc>
        <w:tcPr>
          <w:tcW w:w="1488" w:type="dxa"/>
          <w:tcBorders>
            <w:bottom w:val="single" w:sz="4" w:space="0" w:color="auto"/>
          </w:tcBorders>
        </w:tcPr>
        <w:p w:rsidR="002E2966" w:rsidRDefault="002E2966" w:rsidP="0058294B">
          <w:pPr>
            <w:pStyle w:val="Header"/>
          </w:pPr>
          <w:r>
            <w:rPr>
              <w:noProof/>
              <w:lang w:val="en-US"/>
            </w:rPr>
            <w:drawing>
              <wp:inline distT="0" distB="0" distL="0" distR="0">
                <wp:extent cx="800100" cy="373380"/>
                <wp:effectExtent l="19050" t="0" r="0" b="0"/>
                <wp:docPr id="2" name="Picture 1" descr="tm84x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84x39"/>
                        <pic:cNvPicPr>
                          <a:picLocks noChangeAspect="1" noChangeArrowheads="1"/>
                        </pic:cNvPicPr>
                      </pic:nvPicPr>
                      <pic:blipFill>
                        <a:blip r:embed="rId1"/>
                        <a:srcRect/>
                        <a:stretch>
                          <a:fillRect/>
                        </a:stretch>
                      </pic:blipFill>
                      <pic:spPr bwMode="auto">
                        <a:xfrm>
                          <a:off x="0" y="0"/>
                          <a:ext cx="800100" cy="373380"/>
                        </a:xfrm>
                        <a:prstGeom prst="rect">
                          <a:avLst/>
                        </a:prstGeom>
                        <a:noFill/>
                        <a:ln w="9525">
                          <a:noFill/>
                          <a:miter lim="800000"/>
                          <a:headEnd/>
                          <a:tailEnd/>
                        </a:ln>
                      </pic:spPr>
                    </pic:pic>
                  </a:graphicData>
                </a:graphic>
              </wp:inline>
            </w:drawing>
          </w:r>
        </w:p>
      </w:tc>
      <w:tc>
        <w:tcPr>
          <w:tcW w:w="4678" w:type="dxa"/>
          <w:tcBorders>
            <w:bottom w:val="single" w:sz="4" w:space="0" w:color="auto"/>
          </w:tcBorders>
        </w:tcPr>
        <w:p w:rsidR="002E2966" w:rsidRDefault="002E2966" w:rsidP="0058294B">
          <w:pPr>
            <w:pStyle w:val="Header"/>
            <w:jc w:val="center"/>
          </w:pPr>
          <w:fldSimple w:instr=" SUBJECT  \* MERGEFORMAT "/>
        </w:p>
        <w:p w:rsidR="002E2966" w:rsidRPr="005B6B91" w:rsidRDefault="002E2966" w:rsidP="004130F9">
          <w:pPr>
            <w:pStyle w:val="Header"/>
            <w:jc w:val="center"/>
          </w:pPr>
          <w:fldSimple w:instr=" TITLE  \* MERGEFORMAT ">
            <w:r>
              <w:t>Redesign IKEA Jobs search to use Brassring API</w:t>
            </w:r>
          </w:fldSimple>
        </w:p>
      </w:tc>
      <w:tc>
        <w:tcPr>
          <w:tcW w:w="2958" w:type="dxa"/>
          <w:tcBorders>
            <w:bottom w:val="single" w:sz="4" w:space="0" w:color="auto"/>
          </w:tcBorders>
        </w:tcPr>
        <w:p w:rsidR="002E2966" w:rsidRDefault="002E2966" w:rsidP="0058294B">
          <w:pPr>
            <w:pStyle w:val="Header"/>
            <w:jc w:val="right"/>
          </w:pPr>
          <w:r>
            <w:t xml:space="preserve">Version: </w:t>
          </w:r>
          <w:fldSimple w:instr=" DOCPROPERTY  Revision  \* MERGEFORMAT ">
            <w:r>
              <w:t>1.</w:t>
            </w:r>
          </w:fldSimple>
          <w:r>
            <w:t>1</w:t>
          </w:r>
        </w:p>
        <w:p w:rsidR="002E2966" w:rsidRDefault="002E2966" w:rsidP="008A3C59">
          <w:pPr>
            <w:pStyle w:val="Header"/>
            <w:jc w:val="right"/>
          </w:pPr>
          <w:r>
            <w:t xml:space="preserve">  Revision date: 2016-08-23</w:t>
          </w:r>
        </w:p>
      </w:tc>
    </w:tr>
  </w:tbl>
  <w:p w:rsidR="002E2966" w:rsidRDefault="002E2966">
    <w:pPr>
      <w:pStyle w:val="Header"/>
    </w:pPr>
    <w:r w:rsidRPr="00A21704">
      <w:rPr>
        <w:noProof/>
        <w:lang w:eastAsia="en-GB"/>
      </w:rPr>
      <w:pict>
        <v:shapetype id="_x0000_t202" coordsize="21600,21600" o:spt="202" path="m,l,21600r21600,l21600,xe">
          <v:stroke joinstyle="miter"/>
          <v:path gradientshapeok="t" o:connecttype="rect"/>
        </v:shapetype>
        <v:shape id="Text Box 3" o:spid="_x0000_s2049" type="#_x0000_t202" style="position:absolute;margin-left:-59.3pt;margin-top:20.85pt;width:43.65pt;height:675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" o:allowincell="f" stroked="f">
          <v:textbox style="layout-flow:vertical;mso-layout-flow-alt:bottom-to-top">
            <w:txbxContent>
              <w:p w:rsidR="002E2966" w:rsidRPr="00F12F6A" w:rsidRDefault="002E2966" w:rsidP="005B0569">
                <w:pPr>
                  <w:rPr>
                    <w:color w:val="808080"/>
                    <w:sz w:val="16"/>
                  </w:rPr>
                </w:pPr>
              </w:p>
              <w:p w:rsidR="002E2966" w:rsidRPr="00E05D01" w:rsidRDefault="002E2966" w:rsidP="00B67FC6">
                <w:pPr>
                  <w:jc w:val="center"/>
                </w:pPr>
                <w:r>
                  <w:rPr>
                    <w:color w:val="808080"/>
                    <w:sz w:val="16"/>
                  </w:rPr>
                  <w:t>Requirement Description template Revision: 1.8 Date: 2014-02-05</w:t>
                </w:r>
              </w:p>
              <w:p w:rsidR="002E2966" w:rsidRPr="00E05D01" w:rsidRDefault="002E2966" w:rsidP="00E05D01"/>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966" w:rsidRDefault="002E2966"/>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28"/>
      <w:gridCol w:w="4819"/>
    </w:tblGrid>
    <w:tr w:rsidR="002E2966" w:rsidTr="00C71CC9">
      <w:trPr>
        <w:trHeight w:val="1165"/>
      </w:trPr>
      <w:tc>
        <w:tcPr>
          <w:tcW w:w="4928" w:type="dxa"/>
          <w:tcBorders>
            <w:top w:val="single" w:sz="4" w:space="0" w:color="auto"/>
            <w:left w:val="nil"/>
            <w:bottom w:val="single" w:sz="4" w:space="0" w:color="auto"/>
            <w:right w:val="nil"/>
          </w:tcBorders>
        </w:tcPr>
        <w:p w:rsidR="002E2966" w:rsidRDefault="002E2966">
          <w:pPr>
            <w:pStyle w:val="Header"/>
            <w:rPr>
              <w:rFonts w:ascii="Arial" w:hAnsi="Arial"/>
              <w:b/>
              <w:sz w:val="36"/>
            </w:rPr>
          </w:pPr>
          <w:r>
            <w:rPr>
              <w:rFonts w:ascii="Arial" w:hAnsi="Arial"/>
              <w:b/>
              <w:noProof/>
              <w:sz w:val="24"/>
              <w:lang w:val="en-US"/>
            </w:rPr>
            <w:drawing>
              <wp:inline distT="0" distB="0" distL="0" distR="0">
                <wp:extent cx="1592580" cy="731520"/>
                <wp:effectExtent l="19050" t="0" r="7620" b="0"/>
                <wp:docPr id="1" name="Picture 2" descr="tm167x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m167x77"/>
                        <pic:cNvPicPr>
                          <a:picLocks noChangeAspect="1" noChangeArrowheads="1"/>
                        </pic:cNvPicPr>
                      </pic:nvPicPr>
                      <pic:blipFill>
                        <a:blip r:embed="rId1"/>
                        <a:srcRect/>
                        <a:stretch>
                          <a:fillRect/>
                        </a:stretch>
                      </pic:blipFill>
                      <pic:spPr bwMode="auto">
                        <a:xfrm>
                          <a:off x="0" y="0"/>
                          <a:ext cx="1592580" cy="731520"/>
                        </a:xfrm>
                        <a:prstGeom prst="rect">
                          <a:avLst/>
                        </a:prstGeom>
                        <a:noFill/>
                        <a:ln w="9525">
                          <a:noFill/>
                          <a:miter lim="800000"/>
                          <a:headEnd/>
                          <a:tailEnd/>
                        </a:ln>
                      </pic:spPr>
                    </pic:pic>
                  </a:graphicData>
                </a:graphic>
              </wp:inline>
            </w:drawing>
          </w:r>
        </w:p>
      </w:tc>
      <w:tc>
        <w:tcPr>
          <w:tcW w:w="4819" w:type="dxa"/>
          <w:tcBorders>
            <w:top w:val="single" w:sz="4" w:space="0" w:color="auto"/>
            <w:left w:val="nil"/>
            <w:bottom w:val="single" w:sz="4" w:space="0" w:color="auto"/>
            <w:right w:val="nil"/>
          </w:tcBorders>
        </w:tcPr>
        <w:p w:rsidR="002E2966" w:rsidRDefault="002E2966">
          <w:pPr>
            <w:pStyle w:val="Header"/>
            <w:jc w:val="right"/>
            <w:rPr>
              <w:rFonts w:ascii="Arial" w:hAnsi="Arial"/>
              <w:b/>
              <w:sz w:val="36"/>
            </w:rPr>
          </w:pPr>
        </w:p>
        <w:p w:rsidR="002E2966" w:rsidRDefault="002E2966" w:rsidP="00C71CC9">
          <w:pPr>
            <w:pStyle w:val="Header"/>
            <w:ind w:left="-533"/>
            <w:jc w:val="right"/>
          </w:pPr>
          <w:fldSimple w:instr=" DOCPROPERTY  Company  \* MERGEFORMAT ">
            <w:r w:rsidRPr="006169DD">
              <w:rPr>
                <w:rFonts w:ascii="Arial" w:hAnsi="Arial" w:cs="Arial"/>
                <w:b/>
                <w:sz w:val="36"/>
                <w:szCs w:val="36"/>
              </w:rPr>
              <w:t>IKEA Global Retail Services</w:t>
            </w:r>
          </w:fldSimple>
        </w:p>
        <w:p w:rsidR="002E2966" w:rsidRPr="002E29A8" w:rsidRDefault="002E2966" w:rsidP="00C71CC9">
          <w:pPr>
            <w:pStyle w:val="Header"/>
            <w:ind w:left="-533"/>
            <w:jc w:val="right"/>
            <w:rPr>
              <w:rFonts w:ascii="Arial" w:hAnsi="Arial" w:cs="Arial"/>
              <w:b/>
              <w:sz w:val="36"/>
              <w:szCs w:val="36"/>
            </w:rPr>
          </w:pPr>
          <w:r w:rsidRPr="002E29A8">
            <w:rPr>
              <w:rFonts w:ascii="Arial" w:hAnsi="Arial" w:cs="Arial"/>
              <w:sz w:val="28"/>
            </w:rPr>
            <w:t>The Web Channel</w:t>
          </w:r>
        </w:p>
      </w:tc>
    </w:tr>
  </w:tbl>
  <w:p w:rsidR="002E2966" w:rsidRDefault="002E296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E46E03F6"/>
    <w:lvl w:ilvl="0">
      <w:start w:val="1"/>
      <w:numFmt w:val="decimal"/>
      <w:pStyle w:val="ListNumber"/>
      <w:lvlText w:val="%1."/>
      <w:lvlJc w:val="left"/>
      <w:pPr>
        <w:tabs>
          <w:tab w:val="num" w:pos="360"/>
        </w:tabs>
        <w:ind w:left="360" w:hanging="360"/>
      </w:pPr>
    </w:lvl>
  </w:abstractNum>
  <w:abstractNum w:abstractNumId="1">
    <w:nsid w:val="FFFFFF89"/>
    <w:multiLevelType w:val="singleLevel"/>
    <w:tmpl w:val="ED3E0B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FD1E7C"/>
    <w:multiLevelType w:val="hybridMultilevel"/>
    <w:tmpl w:val="69B0FF9E"/>
    <w:lvl w:ilvl="0" w:tplc="EC761684">
      <w:start w:val="1"/>
      <w:numFmt w:val="decimal"/>
      <w:pStyle w:val="Story"/>
      <w:lvlText w:val="Story %1"/>
      <w:lvlJc w:val="left"/>
      <w:pPr>
        <w:tabs>
          <w:tab w:val="num" w:pos="720"/>
        </w:tabs>
        <w:ind w:left="720" w:hanging="360"/>
      </w:pPr>
      <w:rPr>
        <w:rFonts w:cs="Times New Roman"/>
        <w:bCs w:val="0"/>
        <w:i w:val="0"/>
        <w:iCs w:val="0"/>
        <w:caps w:val="0"/>
        <w:smallCaps w:val="0"/>
        <w:strike w:val="0"/>
        <w:dstrike w:val="0"/>
        <w:noProof w:val="0"/>
        <w:vanish w:val="0"/>
        <w:color w:val="000000"/>
        <w:spacing w:val="0"/>
        <w:kern w:val="0"/>
        <w:position w:val="0"/>
        <w:u w:val="none"/>
        <w:vertAlign w:val="baseline"/>
        <w:em w:val="none"/>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3">
    <w:nsid w:val="01CB6AEA"/>
    <w:multiLevelType w:val="hybridMultilevel"/>
    <w:tmpl w:val="FB188B0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409000F">
      <w:start w:val="1"/>
      <w:numFmt w:val="decimal"/>
      <w:lvlText w:val="%4."/>
      <w:lvlJc w:val="left"/>
      <w:pPr>
        <w:ind w:left="3600" w:hanging="360"/>
      </w:pPr>
      <w:rPr>
        <w:rFonts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6AB037A"/>
    <w:multiLevelType w:val="hybridMultilevel"/>
    <w:tmpl w:val="296C634A"/>
    <w:lvl w:ilvl="0" w:tplc="0706AAEA">
      <w:start w:val="1"/>
      <w:numFmt w:val="decimal"/>
      <w:lvlText w:val="%1."/>
      <w:lvlJc w:val="left"/>
      <w:pPr>
        <w:ind w:left="1800" w:hanging="360"/>
      </w:pPr>
      <w:rPr>
        <w:rFonts w:hint="default"/>
      </w:rPr>
    </w:lvl>
    <w:lvl w:ilvl="1" w:tplc="08090001">
      <w:start w:val="1"/>
      <w:numFmt w:val="bullet"/>
      <w:lvlText w:val=""/>
      <w:lvlJc w:val="left"/>
      <w:pPr>
        <w:ind w:left="2160" w:hanging="360"/>
      </w:pPr>
      <w:rPr>
        <w:rFonts w:ascii="Symbol" w:hAnsi="Symbol" w:hint="default"/>
      </w:rPr>
    </w:lvl>
    <w:lvl w:ilvl="2" w:tplc="08090001">
      <w:start w:val="1"/>
      <w:numFmt w:val="bullet"/>
      <w:lvlText w:val=""/>
      <w:lvlJc w:val="left"/>
      <w:pPr>
        <w:ind w:left="2880" w:hanging="180"/>
      </w:pPr>
      <w:rPr>
        <w:rFonts w:ascii="Symbol" w:hAnsi="Symbol" w:hint="default"/>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0C0F4B7F"/>
    <w:multiLevelType w:val="hybridMultilevel"/>
    <w:tmpl w:val="1F4CED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C36178C"/>
    <w:multiLevelType w:val="hybridMultilevel"/>
    <w:tmpl w:val="0D8022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DE94C9E"/>
    <w:multiLevelType w:val="hybridMultilevel"/>
    <w:tmpl w:val="DC08D798"/>
    <w:lvl w:ilvl="0" w:tplc="04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8">
    <w:nsid w:val="14746D1C"/>
    <w:multiLevelType w:val="hybridMultilevel"/>
    <w:tmpl w:val="D480E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270E74"/>
    <w:multiLevelType w:val="hybridMultilevel"/>
    <w:tmpl w:val="63AC5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EDE626F"/>
    <w:multiLevelType w:val="hybridMultilevel"/>
    <w:tmpl w:val="05D89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7E30FC"/>
    <w:multiLevelType w:val="hybridMultilevel"/>
    <w:tmpl w:val="FA52B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1E622F2"/>
    <w:multiLevelType w:val="hybridMultilevel"/>
    <w:tmpl w:val="C9265F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26C4695A"/>
    <w:multiLevelType w:val="singleLevel"/>
    <w:tmpl w:val="951E47B4"/>
    <w:lvl w:ilvl="0">
      <w:start w:val="1"/>
      <w:numFmt w:val="bullet"/>
      <w:pStyle w:val="bulletlist"/>
      <w:lvlText w:val=""/>
      <w:lvlJc w:val="left"/>
      <w:pPr>
        <w:tabs>
          <w:tab w:val="num" w:pos="360"/>
        </w:tabs>
        <w:ind w:left="360" w:hanging="360"/>
      </w:pPr>
      <w:rPr>
        <w:rFonts w:ascii="Wingdings" w:hAnsi="Wingdings" w:hint="default"/>
        <w:sz w:val="24"/>
      </w:rPr>
    </w:lvl>
  </w:abstractNum>
  <w:abstractNum w:abstractNumId="14">
    <w:nsid w:val="2AC16D58"/>
    <w:multiLevelType w:val="hybridMultilevel"/>
    <w:tmpl w:val="4FE8C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DB11A0A"/>
    <w:multiLevelType w:val="hybridMultilevel"/>
    <w:tmpl w:val="592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367C7E11"/>
    <w:multiLevelType w:val="hybridMultilevel"/>
    <w:tmpl w:val="3506A8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FC1A8A"/>
    <w:multiLevelType w:val="hybridMultilevel"/>
    <w:tmpl w:val="D012F2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707392E"/>
    <w:multiLevelType w:val="hybridMultilevel"/>
    <w:tmpl w:val="A036A1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424B67C7"/>
    <w:multiLevelType w:val="hybridMultilevel"/>
    <w:tmpl w:val="F95CC7F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nsid w:val="42DE05AE"/>
    <w:multiLevelType w:val="hybridMultilevel"/>
    <w:tmpl w:val="652CB4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455219E"/>
    <w:multiLevelType w:val="hybridMultilevel"/>
    <w:tmpl w:val="D48A336E"/>
    <w:lvl w:ilvl="0" w:tplc="0809000F">
      <w:start w:val="1"/>
      <w:numFmt w:val="decimal"/>
      <w:lvlText w:val="%1."/>
      <w:lvlJc w:val="left"/>
      <w:pPr>
        <w:ind w:left="1446" w:hanging="360"/>
      </w:pPr>
    </w:lvl>
    <w:lvl w:ilvl="1" w:tplc="08090019">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22">
    <w:nsid w:val="448320A4"/>
    <w:multiLevelType w:val="hybridMultilevel"/>
    <w:tmpl w:val="D4428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BF8374C"/>
    <w:multiLevelType w:val="hybridMultilevel"/>
    <w:tmpl w:val="23388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C59445D"/>
    <w:multiLevelType w:val="hybridMultilevel"/>
    <w:tmpl w:val="D1227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0366D24"/>
    <w:multiLevelType w:val="hybridMultilevel"/>
    <w:tmpl w:val="8F90F83C"/>
    <w:lvl w:ilvl="0" w:tplc="0706AAEA">
      <w:start w:val="1"/>
      <w:numFmt w:val="decimal"/>
      <w:lvlText w:val="%1."/>
      <w:lvlJc w:val="left"/>
      <w:pPr>
        <w:ind w:left="180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57FE7396"/>
    <w:multiLevelType w:val="multilevel"/>
    <w:tmpl w:val="7FF4165C"/>
    <w:lvl w:ilvl="0">
      <w:start w:val="1"/>
      <w:numFmt w:val="upperLetter"/>
      <w:pStyle w:val="Appendix1"/>
      <w:suff w:val="space"/>
      <w:lvlText w:val="Appendix %1"/>
      <w:lvlJc w:val="left"/>
      <w:pPr>
        <w:ind w:left="0" w:firstLine="0"/>
      </w:pPr>
    </w:lvl>
    <w:lvl w:ilvl="1">
      <w:start w:val="1"/>
      <w:numFmt w:val="decimal"/>
      <w:pStyle w:val="Appendix2"/>
      <w:lvlText w:val="%1.%2"/>
      <w:lvlJc w:val="left"/>
      <w:pPr>
        <w:tabs>
          <w:tab w:val="num" w:pos="720"/>
        </w:tabs>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588F2DA4"/>
    <w:multiLevelType w:val="hybridMultilevel"/>
    <w:tmpl w:val="527CF3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5B9531B2"/>
    <w:multiLevelType w:val="hybridMultilevel"/>
    <w:tmpl w:val="FDD809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B0474A"/>
    <w:multiLevelType w:val="hybridMultilevel"/>
    <w:tmpl w:val="93247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2A65303"/>
    <w:multiLevelType w:val="hybridMultilevel"/>
    <w:tmpl w:val="AD869616"/>
    <w:lvl w:ilvl="0" w:tplc="0409000F">
      <w:start w:val="1"/>
      <w:numFmt w:val="decimal"/>
      <w:pStyle w:val="ReferenceCha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6EEA5F3E"/>
    <w:multiLevelType w:val="hybridMultilevel"/>
    <w:tmpl w:val="3F481C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79F33F92"/>
    <w:multiLevelType w:val="hybridMultilevel"/>
    <w:tmpl w:val="0AD26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BB56B8"/>
    <w:multiLevelType w:val="hybridMultilevel"/>
    <w:tmpl w:val="3C90B7F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7D1C741A"/>
    <w:multiLevelType w:val="multilevel"/>
    <w:tmpl w:val="1608AC6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59"/>
        </w:tabs>
        <w:ind w:left="859" w:hanging="576"/>
      </w:pPr>
    </w:lvl>
    <w:lvl w:ilvl="2">
      <w:start w:val="1"/>
      <w:numFmt w:val="decimal"/>
      <w:pStyle w:val="Heading3"/>
      <w:lvlText w:val="%1.%2.%3"/>
      <w:lvlJc w:val="left"/>
      <w:pPr>
        <w:tabs>
          <w:tab w:val="num" w:pos="720"/>
        </w:tabs>
        <w:ind w:left="720" w:hanging="720"/>
      </w:pPr>
      <w:rPr>
        <w:i w: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7EC47F18"/>
    <w:multiLevelType w:val="singleLevel"/>
    <w:tmpl w:val="3552D906"/>
    <w:lvl w:ilvl="0">
      <w:start w:val="1"/>
      <w:numFmt w:val="decimal"/>
      <w:lvlText w:val="[%1]"/>
      <w:lvlJc w:val="left"/>
      <w:pPr>
        <w:tabs>
          <w:tab w:val="num" w:pos="851"/>
        </w:tabs>
        <w:ind w:left="851" w:hanging="567"/>
      </w:pPr>
      <w:rPr>
        <w:rFonts w:ascii="Verdana" w:hAnsi="Verdana" w:hint="default"/>
        <w:b w:val="0"/>
        <w:i w:val="0"/>
        <w:color w:val="auto"/>
        <w:sz w:val="20"/>
      </w:rPr>
    </w:lvl>
  </w:abstractNum>
  <w:abstractNum w:abstractNumId="36">
    <w:nsid w:val="7F1B7FEB"/>
    <w:multiLevelType w:val="hybridMultilevel"/>
    <w:tmpl w:val="50E4BF0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nsid w:val="7F5664FA"/>
    <w:multiLevelType w:val="hybridMultilevel"/>
    <w:tmpl w:val="D9B0CE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4"/>
  </w:num>
  <w:num w:numId="2">
    <w:abstractNumId w:val="1"/>
  </w:num>
  <w:num w:numId="3">
    <w:abstractNumId w:val="0"/>
  </w:num>
  <w:num w:numId="4">
    <w:abstractNumId w:val="26"/>
  </w:num>
  <w:num w:numId="5">
    <w:abstractNumId w:val="13"/>
  </w:num>
  <w:num w:numId="6">
    <w:abstractNumId w:val="30"/>
  </w:num>
  <w:num w:numId="7">
    <w:abstractNumId w:val="35"/>
    <w:lvlOverride w:ilvl="0">
      <w:startOverride w:val="1"/>
    </w:lvlOverride>
  </w:num>
  <w:num w:numId="8">
    <w:abstractNumId w:val="2"/>
  </w:num>
  <w:num w:numId="9">
    <w:abstractNumId w:val="33"/>
  </w:num>
  <w:num w:numId="10">
    <w:abstractNumId w:val="3"/>
  </w:num>
  <w:num w:numId="11">
    <w:abstractNumId w:val="27"/>
  </w:num>
  <w:num w:numId="12">
    <w:abstractNumId w:val="25"/>
  </w:num>
  <w:num w:numId="13">
    <w:abstractNumId w:val="31"/>
  </w:num>
  <w:num w:numId="14">
    <w:abstractNumId w:val="15"/>
  </w:num>
  <w:num w:numId="15">
    <w:abstractNumId w:val="21"/>
  </w:num>
  <w:num w:numId="16">
    <w:abstractNumId w:val="36"/>
  </w:num>
  <w:num w:numId="17">
    <w:abstractNumId w:val="12"/>
  </w:num>
  <w:num w:numId="18">
    <w:abstractNumId w:val="24"/>
  </w:num>
  <w:num w:numId="19">
    <w:abstractNumId w:val="4"/>
  </w:num>
  <w:num w:numId="20">
    <w:abstractNumId w:val="19"/>
  </w:num>
  <w:num w:numId="21">
    <w:abstractNumId w:val="18"/>
  </w:num>
  <w:num w:numId="22">
    <w:abstractNumId w:val="28"/>
  </w:num>
  <w:num w:numId="23">
    <w:abstractNumId w:val="23"/>
  </w:num>
  <w:num w:numId="24">
    <w:abstractNumId w:val="6"/>
  </w:num>
  <w:num w:numId="25">
    <w:abstractNumId w:val="8"/>
  </w:num>
  <w:num w:numId="26">
    <w:abstractNumId w:val="29"/>
  </w:num>
  <w:num w:numId="27">
    <w:abstractNumId w:val="20"/>
  </w:num>
  <w:num w:numId="28">
    <w:abstractNumId w:val="7"/>
  </w:num>
  <w:num w:numId="29">
    <w:abstractNumId w:val="5"/>
  </w:num>
  <w:num w:numId="30">
    <w:abstractNumId w:val="10"/>
  </w:num>
  <w:num w:numId="31">
    <w:abstractNumId w:val="22"/>
  </w:num>
  <w:num w:numId="32">
    <w:abstractNumId w:val="14"/>
  </w:num>
  <w:num w:numId="33">
    <w:abstractNumId w:val="32"/>
  </w:num>
  <w:num w:numId="34">
    <w:abstractNumId w:val="9"/>
  </w:num>
  <w:num w:numId="35">
    <w:abstractNumId w:val="11"/>
  </w:num>
  <w:num w:numId="36">
    <w:abstractNumId w:val="17"/>
  </w:num>
  <w:num w:numId="37">
    <w:abstractNumId w:val="16"/>
  </w:num>
  <w:num w:numId="38">
    <w:abstractNumId w:val="37"/>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m Ellmers">
    <w15:presenceInfo w15:providerId="AD" w15:userId="S-1-5-21-2242735852-1511060708-1203989884-2030638"/>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001"/>
  <w:defaultTabStop w:val="720"/>
  <w:displayHorizontalDrawingGridEvery w:val="0"/>
  <w:displayVerticalDrawingGridEvery w:val="0"/>
  <w:doNotUseMarginsForDrawingGridOrigin/>
  <w:noPunctuationKerning/>
  <w:characterSpacingControl w:val="doNotCompress"/>
  <w:hdrShapeDefaults>
    <o:shapedefaults v:ext="edit" spidmax="28674" fill="f" fillcolor="white" stroke="f">
      <v:fill color="white" on="f"/>
      <v:stroke on="f"/>
    </o:shapedefaults>
    <o:shapelayout v:ext="edit">
      <o:idmap v:ext="edit" data="2"/>
    </o:shapelayout>
  </w:hdrShapeDefaults>
  <w:footnotePr>
    <w:footnote w:id="-1"/>
    <w:footnote w:id="0"/>
  </w:footnotePr>
  <w:endnotePr>
    <w:endnote w:id="-1"/>
    <w:endnote w:id="0"/>
  </w:endnotePr>
  <w:compat/>
  <w:rsids>
    <w:rsidRoot w:val="006169DD"/>
    <w:rsid w:val="000011F0"/>
    <w:rsid w:val="000016BD"/>
    <w:rsid w:val="000042DF"/>
    <w:rsid w:val="00005EEA"/>
    <w:rsid w:val="00007C3D"/>
    <w:rsid w:val="000101E6"/>
    <w:rsid w:val="000109FB"/>
    <w:rsid w:val="00011085"/>
    <w:rsid w:val="00011097"/>
    <w:rsid w:val="000113B5"/>
    <w:rsid w:val="00011B5C"/>
    <w:rsid w:val="00012354"/>
    <w:rsid w:val="00015527"/>
    <w:rsid w:val="0001591D"/>
    <w:rsid w:val="00017592"/>
    <w:rsid w:val="0002071C"/>
    <w:rsid w:val="00020D34"/>
    <w:rsid w:val="000218AA"/>
    <w:rsid w:val="00021B12"/>
    <w:rsid w:val="00023295"/>
    <w:rsid w:val="0002370E"/>
    <w:rsid w:val="00025786"/>
    <w:rsid w:val="0002682A"/>
    <w:rsid w:val="00026AD6"/>
    <w:rsid w:val="00030B0E"/>
    <w:rsid w:val="00032034"/>
    <w:rsid w:val="00033595"/>
    <w:rsid w:val="00034659"/>
    <w:rsid w:val="0003625E"/>
    <w:rsid w:val="00036586"/>
    <w:rsid w:val="00036831"/>
    <w:rsid w:val="00037E2A"/>
    <w:rsid w:val="000400A2"/>
    <w:rsid w:val="000409B4"/>
    <w:rsid w:val="000411E8"/>
    <w:rsid w:val="00043F89"/>
    <w:rsid w:val="00044062"/>
    <w:rsid w:val="00044F16"/>
    <w:rsid w:val="000460EF"/>
    <w:rsid w:val="00046C88"/>
    <w:rsid w:val="00050C6C"/>
    <w:rsid w:val="000516C9"/>
    <w:rsid w:val="00052060"/>
    <w:rsid w:val="000527C8"/>
    <w:rsid w:val="00053E1D"/>
    <w:rsid w:val="00056986"/>
    <w:rsid w:val="00057B7A"/>
    <w:rsid w:val="00057D7E"/>
    <w:rsid w:val="00060098"/>
    <w:rsid w:val="00060397"/>
    <w:rsid w:val="0006039D"/>
    <w:rsid w:val="000607C1"/>
    <w:rsid w:val="00065571"/>
    <w:rsid w:val="00067A05"/>
    <w:rsid w:val="00067F48"/>
    <w:rsid w:val="00070C47"/>
    <w:rsid w:val="00070D9F"/>
    <w:rsid w:val="00070DEE"/>
    <w:rsid w:val="0007133A"/>
    <w:rsid w:val="00072EF8"/>
    <w:rsid w:val="0007446D"/>
    <w:rsid w:val="000750D5"/>
    <w:rsid w:val="00075667"/>
    <w:rsid w:val="000757EB"/>
    <w:rsid w:val="000759B5"/>
    <w:rsid w:val="000776F9"/>
    <w:rsid w:val="00080A6C"/>
    <w:rsid w:val="00080F22"/>
    <w:rsid w:val="0008152F"/>
    <w:rsid w:val="00084C2B"/>
    <w:rsid w:val="000862B1"/>
    <w:rsid w:val="00087075"/>
    <w:rsid w:val="00087140"/>
    <w:rsid w:val="000877B5"/>
    <w:rsid w:val="00087D56"/>
    <w:rsid w:val="000904BB"/>
    <w:rsid w:val="00091CB6"/>
    <w:rsid w:val="00093495"/>
    <w:rsid w:val="0009395F"/>
    <w:rsid w:val="00093FC4"/>
    <w:rsid w:val="00094870"/>
    <w:rsid w:val="00095BFE"/>
    <w:rsid w:val="000A00D6"/>
    <w:rsid w:val="000A06C6"/>
    <w:rsid w:val="000A124E"/>
    <w:rsid w:val="000A3958"/>
    <w:rsid w:val="000A45BE"/>
    <w:rsid w:val="000A6BB3"/>
    <w:rsid w:val="000B0263"/>
    <w:rsid w:val="000B1257"/>
    <w:rsid w:val="000B36DB"/>
    <w:rsid w:val="000B4E9B"/>
    <w:rsid w:val="000B5C89"/>
    <w:rsid w:val="000B5D95"/>
    <w:rsid w:val="000B6694"/>
    <w:rsid w:val="000B6E13"/>
    <w:rsid w:val="000B7948"/>
    <w:rsid w:val="000C103F"/>
    <w:rsid w:val="000C2D7B"/>
    <w:rsid w:val="000C305F"/>
    <w:rsid w:val="000C488D"/>
    <w:rsid w:val="000C4F0D"/>
    <w:rsid w:val="000C4F59"/>
    <w:rsid w:val="000C6FF6"/>
    <w:rsid w:val="000D1E93"/>
    <w:rsid w:val="000D23F3"/>
    <w:rsid w:val="000D2740"/>
    <w:rsid w:val="000D3210"/>
    <w:rsid w:val="000D33D9"/>
    <w:rsid w:val="000D3C8A"/>
    <w:rsid w:val="000D4A70"/>
    <w:rsid w:val="000D5D55"/>
    <w:rsid w:val="000D5F28"/>
    <w:rsid w:val="000D6881"/>
    <w:rsid w:val="000E0A8D"/>
    <w:rsid w:val="000E228D"/>
    <w:rsid w:val="000E4EF8"/>
    <w:rsid w:val="000E5324"/>
    <w:rsid w:val="000E5DAF"/>
    <w:rsid w:val="000E5F3A"/>
    <w:rsid w:val="000E6436"/>
    <w:rsid w:val="000E665F"/>
    <w:rsid w:val="000E700C"/>
    <w:rsid w:val="000E7575"/>
    <w:rsid w:val="000F073B"/>
    <w:rsid w:val="000F2A62"/>
    <w:rsid w:val="000F2B28"/>
    <w:rsid w:val="000F4222"/>
    <w:rsid w:val="000F7B56"/>
    <w:rsid w:val="00101065"/>
    <w:rsid w:val="001016CD"/>
    <w:rsid w:val="00101E92"/>
    <w:rsid w:val="001041C9"/>
    <w:rsid w:val="00104836"/>
    <w:rsid w:val="0010582F"/>
    <w:rsid w:val="00105908"/>
    <w:rsid w:val="00106151"/>
    <w:rsid w:val="0010702D"/>
    <w:rsid w:val="0010754E"/>
    <w:rsid w:val="00107A33"/>
    <w:rsid w:val="00111B44"/>
    <w:rsid w:val="00111F05"/>
    <w:rsid w:val="001141E8"/>
    <w:rsid w:val="00116497"/>
    <w:rsid w:val="001170FB"/>
    <w:rsid w:val="00120BCD"/>
    <w:rsid w:val="00120C63"/>
    <w:rsid w:val="0012254F"/>
    <w:rsid w:val="001230AF"/>
    <w:rsid w:val="0012356E"/>
    <w:rsid w:val="00123844"/>
    <w:rsid w:val="0012472D"/>
    <w:rsid w:val="00125FAA"/>
    <w:rsid w:val="00126875"/>
    <w:rsid w:val="00127ADA"/>
    <w:rsid w:val="001322C6"/>
    <w:rsid w:val="00133186"/>
    <w:rsid w:val="0013374C"/>
    <w:rsid w:val="00134271"/>
    <w:rsid w:val="001348EE"/>
    <w:rsid w:val="00135675"/>
    <w:rsid w:val="00136297"/>
    <w:rsid w:val="001365DB"/>
    <w:rsid w:val="00136C82"/>
    <w:rsid w:val="00142259"/>
    <w:rsid w:val="001425E8"/>
    <w:rsid w:val="0014273B"/>
    <w:rsid w:val="00142805"/>
    <w:rsid w:val="001428AF"/>
    <w:rsid w:val="0014297E"/>
    <w:rsid w:val="001434E4"/>
    <w:rsid w:val="001436C1"/>
    <w:rsid w:val="00144EE8"/>
    <w:rsid w:val="0014522D"/>
    <w:rsid w:val="001474D0"/>
    <w:rsid w:val="00153700"/>
    <w:rsid w:val="001547C1"/>
    <w:rsid w:val="00155B71"/>
    <w:rsid w:val="00160311"/>
    <w:rsid w:val="00162184"/>
    <w:rsid w:val="0016247E"/>
    <w:rsid w:val="00163EE5"/>
    <w:rsid w:val="00165193"/>
    <w:rsid w:val="00165CE8"/>
    <w:rsid w:val="00165E4A"/>
    <w:rsid w:val="00165EA6"/>
    <w:rsid w:val="0016642C"/>
    <w:rsid w:val="0016707C"/>
    <w:rsid w:val="001675EE"/>
    <w:rsid w:val="00170C7C"/>
    <w:rsid w:val="00170D31"/>
    <w:rsid w:val="00172DDC"/>
    <w:rsid w:val="00173033"/>
    <w:rsid w:val="001741EE"/>
    <w:rsid w:val="00177887"/>
    <w:rsid w:val="00180641"/>
    <w:rsid w:val="00183013"/>
    <w:rsid w:val="00183F82"/>
    <w:rsid w:val="00187328"/>
    <w:rsid w:val="001874BC"/>
    <w:rsid w:val="001925B3"/>
    <w:rsid w:val="00193D0E"/>
    <w:rsid w:val="0019583D"/>
    <w:rsid w:val="00195B9B"/>
    <w:rsid w:val="001977E4"/>
    <w:rsid w:val="001A04DD"/>
    <w:rsid w:val="001A0990"/>
    <w:rsid w:val="001A0CDD"/>
    <w:rsid w:val="001A2555"/>
    <w:rsid w:val="001A2EAE"/>
    <w:rsid w:val="001A41C3"/>
    <w:rsid w:val="001B01E2"/>
    <w:rsid w:val="001B0BA2"/>
    <w:rsid w:val="001B1797"/>
    <w:rsid w:val="001B18A8"/>
    <w:rsid w:val="001B23F3"/>
    <w:rsid w:val="001B3883"/>
    <w:rsid w:val="001B3C55"/>
    <w:rsid w:val="001B429B"/>
    <w:rsid w:val="001B5445"/>
    <w:rsid w:val="001B6575"/>
    <w:rsid w:val="001B6776"/>
    <w:rsid w:val="001B6F6E"/>
    <w:rsid w:val="001C23BD"/>
    <w:rsid w:val="001C3A00"/>
    <w:rsid w:val="001C4B09"/>
    <w:rsid w:val="001C54C7"/>
    <w:rsid w:val="001C6E87"/>
    <w:rsid w:val="001C7A7E"/>
    <w:rsid w:val="001D0BCD"/>
    <w:rsid w:val="001D1EA0"/>
    <w:rsid w:val="001D2971"/>
    <w:rsid w:val="001D5342"/>
    <w:rsid w:val="001D5A0D"/>
    <w:rsid w:val="001D6EEB"/>
    <w:rsid w:val="001D7C62"/>
    <w:rsid w:val="001E2725"/>
    <w:rsid w:val="001E348B"/>
    <w:rsid w:val="001E3917"/>
    <w:rsid w:val="001E490B"/>
    <w:rsid w:val="001E51CE"/>
    <w:rsid w:val="001E6436"/>
    <w:rsid w:val="001E6B95"/>
    <w:rsid w:val="001F084A"/>
    <w:rsid w:val="001F1527"/>
    <w:rsid w:val="001F1E7C"/>
    <w:rsid w:val="001F30F8"/>
    <w:rsid w:val="001F5011"/>
    <w:rsid w:val="002056B5"/>
    <w:rsid w:val="0020630B"/>
    <w:rsid w:val="002063E1"/>
    <w:rsid w:val="00211029"/>
    <w:rsid w:val="00211119"/>
    <w:rsid w:val="00212D7E"/>
    <w:rsid w:val="00213BD6"/>
    <w:rsid w:val="00214F47"/>
    <w:rsid w:val="002162A7"/>
    <w:rsid w:val="00220A52"/>
    <w:rsid w:val="00221930"/>
    <w:rsid w:val="0022237A"/>
    <w:rsid w:val="0022419A"/>
    <w:rsid w:val="00225CFA"/>
    <w:rsid w:val="002261A8"/>
    <w:rsid w:val="0022636B"/>
    <w:rsid w:val="00226680"/>
    <w:rsid w:val="00227172"/>
    <w:rsid w:val="0023363C"/>
    <w:rsid w:val="002364D0"/>
    <w:rsid w:val="002377CC"/>
    <w:rsid w:val="00241DEE"/>
    <w:rsid w:val="002449A2"/>
    <w:rsid w:val="00245F0E"/>
    <w:rsid w:val="00246A05"/>
    <w:rsid w:val="00250FB9"/>
    <w:rsid w:val="002525AA"/>
    <w:rsid w:val="00252E49"/>
    <w:rsid w:val="00253257"/>
    <w:rsid w:val="002539A8"/>
    <w:rsid w:val="00255401"/>
    <w:rsid w:val="00256ABF"/>
    <w:rsid w:val="00257AE0"/>
    <w:rsid w:val="00260B7A"/>
    <w:rsid w:val="002637D7"/>
    <w:rsid w:val="00264497"/>
    <w:rsid w:val="00264CF8"/>
    <w:rsid w:val="0026521C"/>
    <w:rsid w:val="0026590E"/>
    <w:rsid w:val="002749D6"/>
    <w:rsid w:val="0027503F"/>
    <w:rsid w:val="002767E7"/>
    <w:rsid w:val="00277654"/>
    <w:rsid w:val="0027771B"/>
    <w:rsid w:val="002825C0"/>
    <w:rsid w:val="00282628"/>
    <w:rsid w:val="00282F66"/>
    <w:rsid w:val="00284010"/>
    <w:rsid w:val="00284E3A"/>
    <w:rsid w:val="002862A4"/>
    <w:rsid w:val="002874E0"/>
    <w:rsid w:val="0028785D"/>
    <w:rsid w:val="00290F0F"/>
    <w:rsid w:val="002927E4"/>
    <w:rsid w:val="00292ADB"/>
    <w:rsid w:val="00293A72"/>
    <w:rsid w:val="0029566F"/>
    <w:rsid w:val="002956FF"/>
    <w:rsid w:val="00295CBC"/>
    <w:rsid w:val="002964F3"/>
    <w:rsid w:val="00297EA1"/>
    <w:rsid w:val="002A16EC"/>
    <w:rsid w:val="002A1AAF"/>
    <w:rsid w:val="002A1ABF"/>
    <w:rsid w:val="002A1E57"/>
    <w:rsid w:val="002A2A9C"/>
    <w:rsid w:val="002A2D32"/>
    <w:rsid w:val="002B4683"/>
    <w:rsid w:val="002B6D16"/>
    <w:rsid w:val="002B6D1E"/>
    <w:rsid w:val="002C0E99"/>
    <w:rsid w:val="002C1B87"/>
    <w:rsid w:val="002C1C84"/>
    <w:rsid w:val="002C6952"/>
    <w:rsid w:val="002C7463"/>
    <w:rsid w:val="002D03CB"/>
    <w:rsid w:val="002D0BD8"/>
    <w:rsid w:val="002D1F87"/>
    <w:rsid w:val="002D2D2A"/>
    <w:rsid w:val="002D3266"/>
    <w:rsid w:val="002D5929"/>
    <w:rsid w:val="002D6D67"/>
    <w:rsid w:val="002D7BEE"/>
    <w:rsid w:val="002D7C68"/>
    <w:rsid w:val="002D7E0C"/>
    <w:rsid w:val="002E0192"/>
    <w:rsid w:val="002E1BDB"/>
    <w:rsid w:val="002E2966"/>
    <w:rsid w:val="002E29A8"/>
    <w:rsid w:val="002E2CFE"/>
    <w:rsid w:val="002E2DEC"/>
    <w:rsid w:val="002E4248"/>
    <w:rsid w:val="002E45F0"/>
    <w:rsid w:val="002E6719"/>
    <w:rsid w:val="002E6EE1"/>
    <w:rsid w:val="002E72CB"/>
    <w:rsid w:val="002F12FB"/>
    <w:rsid w:val="002F2119"/>
    <w:rsid w:val="002F3675"/>
    <w:rsid w:val="002F389D"/>
    <w:rsid w:val="002F399C"/>
    <w:rsid w:val="002F64E9"/>
    <w:rsid w:val="00300766"/>
    <w:rsid w:val="00300E92"/>
    <w:rsid w:val="003019C0"/>
    <w:rsid w:val="003022FF"/>
    <w:rsid w:val="00303723"/>
    <w:rsid w:val="00303B12"/>
    <w:rsid w:val="00304D9B"/>
    <w:rsid w:val="00306C5D"/>
    <w:rsid w:val="00307FA6"/>
    <w:rsid w:val="00310958"/>
    <w:rsid w:val="0031097C"/>
    <w:rsid w:val="00311DD0"/>
    <w:rsid w:val="00312761"/>
    <w:rsid w:val="00315434"/>
    <w:rsid w:val="0031578A"/>
    <w:rsid w:val="00315C8A"/>
    <w:rsid w:val="00317EB1"/>
    <w:rsid w:val="00320FDD"/>
    <w:rsid w:val="00321A33"/>
    <w:rsid w:val="00321E3D"/>
    <w:rsid w:val="003220A2"/>
    <w:rsid w:val="003230E6"/>
    <w:rsid w:val="00324410"/>
    <w:rsid w:val="00324A44"/>
    <w:rsid w:val="003262BA"/>
    <w:rsid w:val="00331196"/>
    <w:rsid w:val="00333629"/>
    <w:rsid w:val="003345B5"/>
    <w:rsid w:val="003348F2"/>
    <w:rsid w:val="003352C8"/>
    <w:rsid w:val="00335548"/>
    <w:rsid w:val="003426B7"/>
    <w:rsid w:val="003431B0"/>
    <w:rsid w:val="00343A73"/>
    <w:rsid w:val="00343B8F"/>
    <w:rsid w:val="00343CDB"/>
    <w:rsid w:val="00345695"/>
    <w:rsid w:val="003468F0"/>
    <w:rsid w:val="0035036B"/>
    <w:rsid w:val="00353BD9"/>
    <w:rsid w:val="00354F8C"/>
    <w:rsid w:val="00356050"/>
    <w:rsid w:val="00357A98"/>
    <w:rsid w:val="00357CB9"/>
    <w:rsid w:val="00357F0B"/>
    <w:rsid w:val="00364227"/>
    <w:rsid w:val="00365B3E"/>
    <w:rsid w:val="00366B26"/>
    <w:rsid w:val="00366C68"/>
    <w:rsid w:val="003704B9"/>
    <w:rsid w:val="00371478"/>
    <w:rsid w:val="003718FD"/>
    <w:rsid w:val="003729DE"/>
    <w:rsid w:val="00372F08"/>
    <w:rsid w:val="00375798"/>
    <w:rsid w:val="00376C47"/>
    <w:rsid w:val="00376EFF"/>
    <w:rsid w:val="00383DB4"/>
    <w:rsid w:val="0038404B"/>
    <w:rsid w:val="00385687"/>
    <w:rsid w:val="00390F38"/>
    <w:rsid w:val="0039115E"/>
    <w:rsid w:val="00391445"/>
    <w:rsid w:val="003919AC"/>
    <w:rsid w:val="0039474F"/>
    <w:rsid w:val="00395273"/>
    <w:rsid w:val="00395BFE"/>
    <w:rsid w:val="0039705A"/>
    <w:rsid w:val="00397FE1"/>
    <w:rsid w:val="003A10DB"/>
    <w:rsid w:val="003A1D7A"/>
    <w:rsid w:val="003A32AF"/>
    <w:rsid w:val="003A3A7B"/>
    <w:rsid w:val="003A4122"/>
    <w:rsid w:val="003A4174"/>
    <w:rsid w:val="003A600C"/>
    <w:rsid w:val="003A6215"/>
    <w:rsid w:val="003B0834"/>
    <w:rsid w:val="003B284D"/>
    <w:rsid w:val="003B31A4"/>
    <w:rsid w:val="003B50E4"/>
    <w:rsid w:val="003B729E"/>
    <w:rsid w:val="003C126F"/>
    <w:rsid w:val="003C16FB"/>
    <w:rsid w:val="003C2441"/>
    <w:rsid w:val="003C272A"/>
    <w:rsid w:val="003C283D"/>
    <w:rsid w:val="003C3348"/>
    <w:rsid w:val="003C4C99"/>
    <w:rsid w:val="003C52E0"/>
    <w:rsid w:val="003C5C82"/>
    <w:rsid w:val="003C5C92"/>
    <w:rsid w:val="003C6150"/>
    <w:rsid w:val="003D2039"/>
    <w:rsid w:val="003D2524"/>
    <w:rsid w:val="003D39A4"/>
    <w:rsid w:val="003D48EE"/>
    <w:rsid w:val="003D4905"/>
    <w:rsid w:val="003D540D"/>
    <w:rsid w:val="003D5684"/>
    <w:rsid w:val="003D64A6"/>
    <w:rsid w:val="003E0156"/>
    <w:rsid w:val="003E0777"/>
    <w:rsid w:val="003E0F29"/>
    <w:rsid w:val="003E16A9"/>
    <w:rsid w:val="003E1779"/>
    <w:rsid w:val="003E1A2B"/>
    <w:rsid w:val="003E2BC9"/>
    <w:rsid w:val="003E3A46"/>
    <w:rsid w:val="003E4A7C"/>
    <w:rsid w:val="003E4CEA"/>
    <w:rsid w:val="003E5CE8"/>
    <w:rsid w:val="003E6B67"/>
    <w:rsid w:val="003E7991"/>
    <w:rsid w:val="003F02F9"/>
    <w:rsid w:val="003F2CB0"/>
    <w:rsid w:val="003F33C6"/>
    <w:rsid w:val="00400A30"/>
    <w:rsid w:val="004010CA"/>
    <w:rsid w:val="004014BF"/>
    <w:rsid w:val="00402196"/>
    <w:rsid w:val="0040249C"/>
    <w:rsid w:val="00404059"/>
    <w:rsid w:val="00405D50"/>
    <w:rsid w:val="00410361"/>
    <w:rsid w:val="00412088"/>
    <w:rsid w:val="004120C9"/>
    <w:rsid w:val="00412F72"/>
    <w:rsid w:val="004130F9"/>
    <w:rsid w:val="004165B7"/>
    <w:rsid w:val="0041695F"/>
    <w:rsid w:val="00416E1B"/>
    <w:rsid w:val="00417345"/>
    <w:rsid w:val="00417C3B"/>
    <w:rsid w:val="004242A9"/>
    <w:rsid w:val="0042471C"/>
    <w:rsid w:val="00424C26"/>
    <w:rsid w:val="00425A88"/>
    <w:rsid w:val="0042703A"/>
    <w:rsid w:val="0042763C"/>
    <w:rsid w:val="004313BD"/>
    <w:rsid w:val="004317CC"/>
    <w:rsid w:val="00433C1F"/>
    <w:rsid w:val="00433F44"/>
    <w:rsid w:val="00440964"/>
    <w:rsid w:val="00441EB9"/>
    <w:rsid w:val="00442266"/>
    <w:rsid w:val="004423D5"/>
    <w:rsid w:val="00442CB3"/>
    <w:rsid w:val="00446714"/>
    <w:rsid w:val="00450077"/>
    <w:rsid w:val="004533CF"/>
    <w:rsid w:val="00454009"/>
    <w:rsid w:val="00455558"/>
    <w:rsid w:val="00461F78"/>
    <w:rsid w:val="0046235A"/>
    <w:rsid w:val="00466AD5"/>
    <w:rsid w:val="0046785A"/>
    <w:rsid w:val="0047100A"/>
    <w:rsid w:val="00471E14"/>
    <w:rsid w:val="00472864"/>
    <w:rsid w:val="0047688F"/>
    <w:rsid w:val="00476B65"/>
    <w:rsid w:val="00481308"/>
    <w:rsid w:val="0048185A"/>
    <w:rsid w:val="00483028"/>
    <w:rsid w:val="00484426"/>
    <w:rsid w:val="004855A7"/>
    <w:rsid w:val="00485869"/>
    <w:rsid w:val="00485D7D"/>
    <w:rsid w:val="00490073"/>
    <w:rsid w:val="00491B74"/>
    <w:rsid w:val="004942DF"/>
    <w:rsid w:val="00494F54"/>
    <w:rsid w:val="00495896"/>
    <w:rsid w:val="00496E80"/>
    <w:rsid w:val="004A02D2"/>
    <w:rsid w:val="004A150D"/>
    <w:rsid w:val="004A1DD0"/>
    <w:rsid w:val="004A28B0"/>
    <w:rsid w:val="004A42FC"/>
    <w:rsid w:val="004A4E66"/>
    <w:rsid w:val="004A52D7"/>
    <w:rsid w:val="004A5EB1"/>
    <w:rsid w:val="004A652D"/>
    <w:rsid w:val="004A79E5"/>
    <w:rsid w:val="004B042D"/>
    <w:rsid w:val="004B07FD"/>
    <w:rsid w:val="004B2586"/>
    <w:rsid w:val="004B36D9"/>
    <w:rsid w:val="004B4CB4"/>
    <w:rsid w:val="004B60BE"/>
    <w:rsid w:val="004B68AB"/>
    <w:rsid w:val="004B6E3A"/>
    <w:rsid w:val="004C3580"/>
    <w:rsid w:val="004C3CD2"/>
    <w:rsid w:val="004C7B8A"/>
    <w:rsid w:val="004D03C0"/>
    <w:rsid w:val="004D048C"/>
    <w:rsid w:val="004D1106"/>
    <w:rsid w:val="004D1B6A"/>
    <w:rsid w:val="004D2A5C"/>
    <w:rsid w:val="004D3ABD"/>
    <w:rsid w:val="004D5561"/>
    <w:rsid w:val="004E0FAC"/>
    <w:rsid w:val="004E1852"/>
    <w:rsid w:val="004E379E"/>
    <w:rsid w:val="004E4D6D"/>
    <w:rsid w:val="004E5208"/>
    <w:rsid w:val="004E521E"/>
    <w:rsid w:val="004E5680"/>
    <w:rsid w:val="004E59DA"/>
    <w:rsid w:val="004E5D2E"/>
    <w:rsid w:val="004F27E4"/>
    <w:rsid w:val="004F39FB"/>
    <w:rsid w:val="004F57C8"/>
    <w:rsid w:val="004F588B"/>
    <w:rsid w:val="004F63B8"/>
    <w:rsid w:val="00502E5E"/>
    <w:rsid w:val="00503681"/>
    <w:rsid w:val="00506A91"/>
    <w:rsid w:val="00507C41"/>
    <w:rsid w:val="005102A5"/>
    <w:rsid w:val="00511AB6"/>
    <w:rsid w:val="00512145"/>
    <w:rsid w:val="00513592"/>
    <w:rsid w:val="005151A6"/>
    <w:rsid w:val="005158C4"/>
    <w:rsid w:val="005158C9"/>
    <w:rsid w:val="00515BFD"/>
    <w:rsid w:val="005172D3"/>
    <w:rsid w:val="00517D5C"/>
    <w:rsid w:val="00517D94"/>
    <w:rsid w:val="00521BFE"/>
    <w:rsid w:val="00521C80"/>
    <w:rsid w:val="00522C56"/>
    <w:rsid w:val="00524F46"/>
    <w:rsid w:val="00525AFB"/>
    <w:rsid w:val="00526336"/>
    <w:rsid w:val="00530498"/>
    <w:rsid w:val="00533697"/>
    <w:rsid w:val="00534AD4"/>
    <w:rsid w:val="00534C90"/>
    <w:rsid w:val="005367D3"/>
    <w:rsid w:val="00537EE1"/>
    <w:rsid w:val="005403C5"/>
    <w:rsid w:val="00540BBC"/>
    <w:rsid w:val="00541587"/>
    <w:rsid w:val="00542E5F"/>
    <w:rsid w:val="005457E4"/>
    <w:rsid w:val="00545E0C"/>
    <w:rsid w:val="00547123"/>
    <w:rsid w:val="005512F2"/>
    <w:rsid w:val="00552A2B"/>
    <w:rsid w:val="00554A0B"/>
    <w:rsid w:val="00554BEC"/>
    <w:rsid w:val="0055673B"/>
    <w:rsid w:val="00557FFB"/>
    <w:rsid w:val="00560D15"/>
    <w:rsid w:val="00560FE7"/>
    <w:rsid w:val="005615AE"/>
    <w:rsid w:val="005618B3"/>
    <w:rsid w:val="00561AA0"/>
    <w:rsid w:val="00561AC8"/>
    <w:rsid w:val="005620F2"/>
    <w:rsid w:val="00563B3F"/>
    <w:rsid w:val="00564379"/>
    <w:rsid w:val="00564EEC"/>
    <w:rsid w:val="005651B3"/>
    <w:rsid w:val="00565A13"/>
    <w:rsid w:val="00565B9C"/>
    <w:rsid w:val="00567703"/>
    <w:rsid w:val="00571BDE"/>
    <w:rsid w:val="00571DD7"/>
    <w:rsid w:val="00572514"/>
    <w:rsid w:val="005725E6"/>
    <w:rsid w:val="00574539"/>
    <w:rsid w:val="00575CCB"/>
    <w:rsid w:val="00575EFD"/>
    <w:rsid w:val="005807B1"/>
    <w:rsid w:val="00580F03"/>
    <w:rsid w:val="00581D10"/>
    <w:rsid w:val="005825F3"/>
    <w:rsid w:val="0058294B"/>
    <w:rsid w:val="00583721"/>
    <w:rsid w:val="005839D9"/>
    <w:rsid w:val="0058464C"/>
    <w:rsid w:val="0058592E"/>
    <w:rsid w:val="00586122"/>
    <w:rsid w:val="0058631D"/>
    <w:rsid w:val="00586599"/>
    <w:rsid w:val="00586BD3"/>
    <w:rsid w:val="00587597"/>
    <w:rsid w:val="00592275"/>
    <w:rsid w:val="005936BB"/>
    <w:rsid w:val="0059546B"/>
    <w:rsid w:val="0059653C"/>
    <w:rsid w:val="00597B7E"/>
    <w:rsid w:val="00597D36"/>
    <w:rsid w:val="005A512E"/>
    <w:rsid w:val="005A59BC"/>
    <w:rsid w:val="005A63DE"/>
    <w:rsid w:val="005A76E4"/>
    <w:rsid w:val="005B0024"/>
    <w:rsid w:val="005B0569"/>
    <w:rsid w:val="005B122A"/>
    <w:rsid w:val="005B1F8D"/>
    <w:rsid w:val="005B2874"/>
    <w:rsid w:val="005B2BAB"/>
    <w:rsid w:val="005B3121"/>
    <w:rsid w:val="005B3A07"/>
    <w:rsid w:val="005B3F88"/>
    <w:rsid w:val="005B4B0D"/>
    <w:rsid w:val="005B5175"/>
    <w:rsid w:val="005B6222"/>
    <w:rsid w:val="005B6B91"/>
    <w:rsid w:val="005C0945"/>
    <w:rsid w:val="005C1161"/>
    <w:rsid w:val="005C1C57"/>
    <w:rsid w:val="005C1DB3"/>
    <w:rsid w:val="005C2898"/>
    <w:rsid w:val="005C28D1"/>
    <w:rsid w:val="005C2FD5"/>
    <w:rsid w:val="005C4BE0"/>
    <w:rsid w:val="005C6C54"/>
    <w:rsid w:val="005D0C9A"/>
    <w:rsid w:val="005D1140"/>
    <w:rsid w:val="005D1F5D"/>
    <w:rsid w:val="005D26A6"/>
    <w:rsid w:val="005D361A"/>
    <w:rsid w:val="005D37CF"/>
    <w:rsid w:val="005D388A"/>
    <w:rsid w:val="005D44AC"/>
    <w:rsid w:val="005D4573"/>
    <w:rsid w:val="005D5287"/>
    <w:rsid w:val="005D5483"/>
    <w:rsid w:val="005D7487"/>
    <w:rsid w:val="005E0A24"/>
    <w:rsid w:val="005E105A"/>
    <w:rsid w:val="005E2194"/>
    <w:rsid w:val="005E389C"/>
    <w:rsid w:val="005E3A19"/>
    <w:rsid w:val="005E429D"/>
    <w:rsid w:val="005E5ECC"/>
    <w:rsid w:val="005E7EB1"/>
    <w:rsid w:val="005F02EA"/>
    <w:rsid w:val="005F2A14"/>
    <w:rsid w:val="005F3101"/>
    <w:rsid w:val="005F37E7"/>
    <w:rsid w:val="005F3850"/>
    <w:rsid w:val="005F3C1A"/>
    <w:rsid w:val="005F5043"/>
    <w:rsid w:val="005F5739"/>
    <w:rsid w:val="005F6E59"/>
    <w:rsid w:val="005F7A2C"/>
    <w:rsid w:val="00600722"/>
    <w:rsid w:val="006013C4"/>
    <w:rsid w:val="0060367F"/>
    <w:rsid w:val="00604A5A"/>
    <w:rsid w:val="00604B6D"/>
    <w:rsid w:val="00604B8C"/>
    <w:rsid w:val="00604D2A"/>
    <w:rsid w:val="00604E0D"/>
    <w:rsid w:val="00605D8D"/>
    <w:rsid w:val="00607CF0"/>
    <w:rsid w:val="00613D82"/>
    <w:rsid w:val="006141A0"/>
    <w:rsid w:val="0061554B"/>
    <w:rsid w:val="0061601E"/>
    <w:rsid w:val="006169DD"/>
    <w:rsid w:val="00616CED"/>
    <w:rsid w:val="00617091"/>
    <w:rsid w:val="00620EB4"/>
    <w:rsid w:val="006210CA"/>
    <w:rsid w:val="006215FC"/>
    <w:rsid w:val="00621A03"/>
    <w:rsid w:val="006223D1"/>
    <w:rsid w:val="00624162"/>
    <w:rsid w:val="00625D50"/>
    <w:rsid w:val="00626572"/>
    <w:rsid w:val="0062738E"/>
    <w:rsid w:val="006308A7"/>
    <w:rsid w:val="00630F31"/>
    <w:rsid w:val="0063118D"/>
    <w:rsid w:val="00631C9A"/>
    <w:rsid w:val="00632619"/>
    <w:rsid w:val="00632F7A"/>
    <w:rsid w:val="0063339F"/>
    <w:rsid w:val="006346FC"/>
    <w:rsid w:val="00634896"/>
    <w:rsid w:val="00634F72"/>
    <w:rsid w:val="00636B77"/>
    <w:rsid w:val="00636DC2"/>
    <w:rsid w:val="006418C7"/>
    <w:rsid w:val="006427D3"/>
    <w:rsid w:val="006434BC"/>
    <w:rsid w:val="00644579"/>
    <w:rsid w:val="0064569D"/>
    <w:rsid w:val="006457A9"/>
    <w:rsid w:val="00646544"/>
    <w:rsid w:val="00646DEE"/>
    <w:rsid w:val="00647DAB"/>
    <w:rsid w:val="006521FC"/>
    <w:rsid w:val="00652477"/>
    <w:rsid w:val="00654A3A"/>
    <w:rsid w:val="00654DD6"/>
    <w:rsid w:val="006566A8"/>
    <w:rsid w:val="00656DAB"/>
    <w:rsid w:val="00660C8A"/>
    <w:rsid w:val="0066108F"/>
    <w:rsid w:val="00661800"/>
    <w:rsid w:val="00661BB1"/>
    <w:rsid w:val="00662FD6"/>
    <w:rsid w:val="00663073"/>
    <w:rsid w:val="006637B7"/>
    <w:rsid w:val="00664562"/>
    <w:rsid w:val="00664AE3"/>
    <w:rsid w:val="00665E73"/>
    <w:rsid w:val="006703D9"/>
    <w:rsid w:val="006706F9"/>
    <w:rsid w:val="00670BDC"/>
    <w:rsid w:val="00671A2F"/>
    <w:rsid w:val="006725C1"/>
    <w:rsid w:val="00677604"/>
    <w:rsid w:val="00677AC4"/>
    <w:rsid w:val="00680315"/>
    <w:rsid w:val="00681E26"/>
    <w:rsid w:val="00681E40"/>
    <w:rsid w:val="006822D6"/>
    <w:rsid w:val="00682FF5"/>
    <w:rsid w:val="00683265"/>
    <w:rsid w:val="00686AA3"/>
    <w:rsid w:val="00686B84"/>
    <w:rsid w:val="00687797"/>
    <w:rsid w:val="00690355"/>
    <w:rsid w:val="00690689"/>
    <w:rsid w:val="00690C19"/>
    <w:rsid w:val="0069170D"/>
    <w:rsid w:val="006925F0"/>
    <w:rsid w:val="006929C6"/>
    <w:rsid w:val="006935C3"/>
    <w:rsid w:val="00694BA2"/>
    <w:rsid w:val="0069788D"/>
    <w:rsid w:val="00697A2B"/>
    <w:rsid w:val="006A0240"/>
    <w:rsid w:val="006A02BB"/>
    <w:rsid w:val="006A0C48"/>
    <w:rsid w:val="006A3B2B"/>
    <w:rsid w:val="006A40E5"/>
    <w:rsid w:val="006A5BF9"/>
    <w:rsid w:val="006A63D5"/>
    <w:rsid w:val="006B01EE"/>
    <w:rsid w:val="006B03B7"/>
    <w:rsid w:val="006B1D91"/>
    <w:rsid w:val="006B2791"/>
    <w:rsid w:val="006B3326"/>
    <w:rsid w:val="006B57D5"/>
    <w:rsid w:val="006B6089"/>
    <w:rsid w:val="006C0643"/>
    <w:rsid w:val="006C1C03"/>
    <w:rsid w:val="006C1C39"/>
    <w:rsid w:val="006C34A9"/>
    <w:rsid w:val="006C45E9"/>
    <w:rsid w:val="006C4E3C"/>
    <w:rsid w:val="006C6312"/>
    <w:rsid w:val="006C6626"/>
    <w:rsid w:val="006C6834"/>
    <w:rsid w:val="006C7F13"/>
    <w:rsid w:val="006D0CCF"/>
    <w:rsid w:val="006D582B"/>
    <w:rsid w:val="006D5E57"/>
    <w:rsid w:val="006D6152"/>
    <w:rsid w:val="006D6A2E"/>
    <w:rsid w:val="006D7480"/>
    <w:rsid w:val="006E3DB7"/>
    <w:rsid w:val="006E5657"/>
    <w:rsid w:val="006E63F7"/>
    <w:rsid w:val="006E64BA"/>
    <w:rsid w:val="006E6F21"/>
    <w:rsid w:val="006E7B65"/>
    <w:rsid w:val="006F1598"/>
    <w:rsid w:val="006F2727"/>
    <w:rsid w:val="006F27CA"/>
    <w:rsid w:val="006F32D4"/>
    <w:rsid w:val="006F383F"/>
    <w:rsid w:val="006F43A8"/>
    <w:rsid w:val="006F4ACC"/>
    <w:rsid w:val="006F743D"/>
    <w:rsid w:val="006F7C49"/>
    <w:rsid w:val="006F7ECA"/>
    <w:rsid w:val="00701BB2"/>
    <w:rsid w:val="00702E0E"/>
    <w:rsid w:val="00703A86"/>
    <w:rsid w:val="0070401C"/>
    <w:rsid w:val="007049DD"/>
    <w:rsid w:val="00704EB7"/>
    <w:rsid w:val="00710244"/>
    <w:rsid w:val="00711A36"/>
    <w:rsid w:val="00711B85"/>
    <w:rsid w:val="007159E2"/>
    <w:rsid w:val="00717801"/>
    <w:rsid w:val="00721676"/>
    <w:rsid w:val="00721884"/>
    <w:rsid w:val="00724ED6"/>
    <w:rsid w:val="007267BF"/>
    <w:rsid w:val="007269D5"/>
    <w:rsid w:val="00727B35"/>
    <w:rsid w:val="00733547"/>
    <w:rsid w:val="007346D7"/>
    <w:rsid w:val="007354C0"/>
    <w:rsid w:val="00737CB9"/>
    <w:rsid w:val="00737F14"/>
    <w:rsid w:val="00737F50"/>
    <w:rsid w:val="007404BB"/>
    <w:rsid w:val="007430BE"/>
    <w:rsid w:val="007443E2"/>
    <w:rsid w:val="00744426"/>
    <w:rsid w:val="0074709B"/>
    <w:rsid w:val="00747357"/>
    <w:rsid w:val="007512BA"/>
    <w:rsid w:val="007512FE"/>
    <w:rsid w:val="007523F8"/>
    <w:rsid w:val="007526F7"/>
    <w:rsid w:val="00753556"/>
    <w:rsid w:val="00753B68"/>
    <w:rsid w:val="00754667"/>
    <w:rsid w:val="00754BB7"/>
    <w:rsid w:val="00755EE0"/>
    <w:rsid w:val="00757597"/>
    <w:rsid w:val="00761BD7"/>
    <w:rsid w:val="0076408B"/>
    <w:rsid w:val="0076469F"/>
    <w:rsid w:val="007653E4"/>
    <w:rsid w:val="007657C5"/>
    <w:rsid w:val="007662C7"/>
    <w:rsid w:val="00766500"/>
    <w:rsid w:val="007667CC"/>
    <w:rsid w:val="00767D5B"/>
    <w:rsid w:val="0077135E"/>
    <w:rsid w:val="0077632D"/>
    <w:rsid w:val="00777FA5"/>
    <w:rsid w:val="00780DB6"/>
    <w:rsid w:val="00782A6C"/>
    <w:rsid w:val="00783360"/>
    <w:rsid w:val="0078407C"/>
    <w:rsid w:val="0078622D"/>
    <w:rsid w:val="00786FA9"/>
    <w:rsid w:val="007900BA"/>
    <w:rsid w:val="00790733"/>
    <w:rsid w:val="007911F7"/>
    <w:rsid w:val="00792AC1"/>
    <w:rsid w:val="00792B4D"/>
    <w:rsid w:val="0079351A"/>
    <w:rsid w:val="0079384B"/>
    <w:rsid w:val="00794ADA"/>
    <w:rsid w:val="00795DC2"/>
    <w:rsid w:val="0079703F"/>
    <w:rsid w:val="007A2598"/>
    <w:rsid w:val="007A2D54"/>
    <w:rsid w:val="007A3AED"/>
    <w:rsid w:val="007A4D74"/>
    <w:rsid w:val="007A6F99"/>
    <w:rsid w:val="007A7047"/>
    <w:rsid w:val="007A7173"/>
    <w:rsid w:val="007A7252"/>
    <w:rsid w:val="007B0A59"/>
    <w:rsid w:val="007B1BAD"/>
    <w:rsid w:val="007B21E2"/>
    <w:rsid w:val="007B2AB4"/>
    <w:rsid w:val="007B369E"/>
    <w:rsid w:val="007B3801"/>
    <w:rsid w:val="007B4E4D"/>
    <w:rsid w:val="007B524F"/>
    <w:rsid w:val="007B55C6"/>
    <w:rsid w:val="007C1143"/>
    <w:rsid w:val="007C18F2"/>
    <w:rsid w:val="007C24CF"/>
    <w:rsid w:val="007C3449"/>
    <w:rsid w:val="007C49DF"/>
    <w:rsid w:val="007C4EE5"/>
    <w:rsid w:val="007D02EE"/>
    <w:rsid w:val="007D1247"/>
    <w:rsid w:val="007D1596"/>
    <w:rsid w:val="007D1BAD"/>
    <w:rsid w:val="007D2128"/>
    <w:rsid w:val="007D75F7"/>
    <w:rsid w:val="007E1202"/>
    <w:rsid w:val="007E2F87"/>
    <w:rsid w:val="007E3255"/>
    <w:rsid w:val="007F33E3"/>
    <w:rsid w:val="007F3767"/>
    <w:rsid w:val="007F45C1"/>
    <w:rsid w:val="007F4A52"/>
    <w:rsid w:val="007F4FA1"/>
    <w:rsid w:val="007F56E0"/>
    <w:rsid w:val="007F7CA5"/>
    <w:rsid w:val="007F7F21"/>
    <w:rsid w:val="008006A9"/>
    <w:rsid w:val="00801AD4"/>
    <w:rsid w:val="00803E30"/>
    <w:rsid w:val="00804702"/>
    <w:rsid w:val="00810137"/>
    <w:rsid w:val="00811FA2"/>
    <w:rsid w:val="00812251"/>
    <w:rsid w:val="00812A75"/>
    <w:rsid w:val="00812F42"/>
    <w:rsid w:val="008133EE"/>
    <w:rsid w:val="00816B4C"/>
    <w:rsid w:val="0082081E"/>
    <w:rsid w:val="00820B15"/>
    <w:rsid w:val="00820B3C"/>
    <w:rsid w:val="008214CE"/>
    <w:rsid w:val="00821B34"/>
    <w:rsid w:val="00822355"/>
    <w:rsid w:val="0082315D"/>
    <w:rsid w:val="00825765"/>
    <w:rsid w:val="00825C74"/>
    <w:rsid w:val="008260E2"/>
    <w:rsid w:val="00827ECA"/>
    <w:rsid w:val="008310B2"/>
    <w:rsid w:val="00831793"/>
    <w:rsid w:val="00831EBA"/>
    <w:rsid w:val="00832C07"/>
    <w:rsid w:val="0083351F"/>
    <w:rsid w:val="0083357C"/>
    <w:rsid w:val="00835126"/>
    <w:rsid w:val="0083529B"/>
    <w:rsid w:val="0083663E"/>
    <w:rsid w:val="00836A30"/>
    <w:rsid w:val="00836B26"/>
    <w:rsid w:val="00836E0E"/>
    <w:rsid w:val="00840755"/>
    <w:rsid w:val="00841001"/>
    <w:rsid w:val="008418DC"/>
    <w:rsid w:val="00842261"/>
    <w:rsid w:val="0084333B"/>
    <w:rsid w:val="00844566"/>
    <w:rsid w:val="008455A9"/>
    <w:rsid w:val="00846870"/>
    <w:rsid w:val="00846D9D"/>
    <w:rsid w:val="00847293"/>
    <w:rsid w:val="0085047F"/>
    <w:rsid w:val="008506F3"/>
    <w:rsid w:val="00851870"/>
    <w:rsid w:val="00852EA8"/>
    <w:rsid w:val="00853CE4"/>
    <w:rsid w:val="0085788C"/>
    <w:rsid w:val="008578FA"/>
    <w:rsid w:val="00857FDA"/>
    <w:rsid w:val="008609DC"/>
    <w:rsid w:val="00861F62"/>
    <w:rsid w:val="00862C02"/>
    <w:rsid w:val="00864740"/>
    <w:rsid w:val="0086668A"/>
    <w:rsid w:val="00866E16"/>
    <w:rsid w:val="008678F9"/>
    <w:rsid w:val="00867F5B"/>
    <w:rsid w:val="00870AE0"/>
    <w:rsid w:val="00870F4C"/>
    <w:rsid w:val="008730E4"/>
    <w:rsid w:val="00874413"/>
    <w:rsid w:val="00874E36"/>
    <w:rsid w:val="008757B3"/>
    <w:rsid w:val="00875DDE"/>
    <w:rsid w:val="008760B9"/>
    <w:rsid w:val="0087779A"/>
    <w:rsid w:val="00877EB6"/>
    <w:rsid w:val="00880BBC"/>
    <w:rsid w:val="00882ABD"/>
    <w:rsid w:val="00883C42"/>
    <w:rsid w:val="008841DB"/>
    <w:rsid w:val="008844A6"/>
    <w:rsid w:val="00884B7B"/>
    <w:rsid w:val="0088581B"/>
    <w:rsid w:val="00885BC6"/>
    <w:rsid w:val="00885EA9"/>
    <w:rsid w:val="00887643"/>
    <w:rsid w:val="008900BF"/>
    <w:rsid w:val="008919CC"/>
    <w:rsid w:val="00893492"/>
    <w:rsid w:val="00893E86"/>
    <w:rsid w:val="00894ECF"/>
    <w:rsid w:val="00896156"/>
    <w:rsid w:val="00896335"/>
    <w:rsid w:val="008963D4"/>
    <w:rsid w:val="008973C1"/>
    <w:rsid w:val="008A0362"/>
    <w:rsid w:val="008A1823"/>
    <w:rsid w:val="008A1AB0"/>
    <w:rsid w:val="008A37EA"/>
    <w:rsid w:val="008A3C59"/>
    <w:rsid w:val="008A4402"/>
    <w:rsid w:val="008A4BE0"/>
    <w:rsid w:val="008A5156"/>
    <w:rsid w:val="008B0415"/>
    <w:rsid w:val="008B0A95"/>
    <w:rsid w:val="008B1F7B"/>
    <w:rsid w:val="008B23E1"/>
    <w:rsid w:val="008B28EB"/>
    <w:rsid w:val="008B3BE4"/>
    <w:rsid w:val="008B6C21"/>
    <w:rsid w:val="008C04AA"/>
    <w:rsid w:val="008C21CD"/>
    <w:rsid w:val="008C391A"/>
    <w:rsid w:val="008C4C49"/>
    <w:rsid w:val="008C6105"/>
    <w:rsid w:val="008C6EEC"/>
    <w:rsid w:val="008C7586"/>
    <w:rsid w:val="008D0215"/>
    <w:rsid w:val="008D02EE"/>
    <w:rsid w:val="008D0D90"/>
    <w:rsid w:val="008D1171"/>
    <w:rsid w:val="008D47B5"/>
    <w:rsid w:val="008D47FE"/>
    <w:rsid w:val="008D5FE8"/>
    <w:rsid w:val="008D64BC"/>
    <w:rsid w:val="008D7301"/>
    <w:rsid w:val="008D742D"/>
    <w:rsid w:val="008E034B"/>
    <w:rsid w:val="008E1FCD"/>
    <w:rsid w:val="008E2756"/>
    <w:rsid w:val="008E28D1"/>
    <w:rsid w:val="008E3E12"/>
    <w:rsid w:val="008E6B75"/>
    <w:rsid w:val="008E6DC2"/>
    <w:rsid w:val="008E7142"/>
    <w:rsid w:val="008E7492"/>
    <w:rsid w:val="008E7616"/>
    <w:rsid w:val="008F0201"/>
    <w:rsid w:val="008F172C"/>
    <w:rsid w:val="008F20FC"/>
    <w:rsid w:val="008F238C"/>
    <w:rsid w:val="008F272F"/>
    <w:rsid w:val="008F2918"/>
    <w:rsid w:val="008F4466"/>
    <w:rsid w:val="008F55BD"/>
    <w:rsid w:val="0090072E"/>
    <w:rsid w:val="0090091F"/>
    <w:rsid w:val="00903A3A"/>
    <w:rsid w:val="00903FF8"/>
    <w:rsid w:val="009053D1"/>
    <w:rsid w:val="009078C4"/>
    <w:rsid w:val="00911E85"/>
    <w:rsid w:val="00912BA0"/>
    <w:rsid w:val="009131BA"/>
    <w:rsid w:val="009137B9"/>
    <w:rsid w:val="0091498D"/>
    <w:rsid w:val="009166BA"/>
    <w:rsid w:val="00916734"/>
    <w:rsid w:val="0091779F"/>
    <w:rsid w:val="00920CDB"/>
    <w:rsid w:val="00922271"/>
    <w:rsid w:val="0092492C"/>
    <w:rsid w:val="00924B55"/>
    <w:rsid w:val="00926BCD"/>
    <w:rsid w:val="009309DE"/>
    <w:rsid w:val="00933D34"/>
    <w:rsid w:val="00934FDC"/>
    <w:rsid w:val="00935298"/>
    <w:rsid w:val="00935383"/>
    <w:rsid w:val="0093696A"/>
    <w:rsid w:val="00936973"/>
    <w:rsid w:val="00936F3B"/>
    <w:rsid w:val="009400F3"/>
    <w:rsid w:val="0094174C"/>
    <w:rsid w:val="00941793"/>
    <w:rsid w:val="00944CF0"/>
    <w:rsid w:val="0095157B"/>
    <w:rsid w:val="00951949"/>
    <w:rsid w:val="00951C60"/>
    <w:rsid w:val="00951C97"/>
    <w:rsid w:val="0095315C"/>
    <w:rsid w:val="00956246"/>
    <w:rsid w:val="00957B26"/>
    <w:rsid w:val="00960D07"/>
    <w:rsid w:val="009643E3"/>
    <w:rsid w:val="0096464B"/>
    <w:rsid w:val="009673C7"/>
    <w:rsid w:val="00970443"/>
    <w:rsid w:val="00970754"/>
    <w:rsid w:val="00971D1C"/>
    <w:rsid w:val="00971DBA"/>
    <w:rsid w:val="009728D3"/>
    <w:rsid w:val="00974F23"/>
    <w:rsid w:val="0097581B"/>
    <w:rsid w:val="0097604E"/>
    <w:rsid w:val="009764E6"/>
    <w:rsid w:val="009770D5"/>
    <w:rsid w:val="00983674"/>
    <w:rsid w:val="0098400B"/>
    <w:rsid w:val="00985148"/>
    <w:rsid w:val="00986B33"/>
    <w:rsid w:val="0098704E"/>
    <w:rsid w:val="00987B56"/>
    <w:rsid w:val="00990B4D"/>
    <w:rsid w:val="00990EB5"/>
    <w:rsid w:val="009925DF"/>
    <w:rsid w:val="00993985"/>
    <w:rsid w:val="00994A13"/>
    <w:rsid w:val="00995C97"/>
    <w:rsid w:val="00996D3E"/>
    <w:rsid w:val="00996FAE"/>
    <w:rsid w:val="00997E90"/>
    <w:rsid w:val="009A01BF"/>
    <w:rsid w:val="009A1CD1"/>
    <w:rsid w:val="009A1CEC"/>
    <w:rsid w:val="009A2901"/>
    <w:rsid w:val="009A2968"/>
    <w:rsid w:val="009A2E08"/>
    <w:rsid w:val="009A3866"/>
    <w:rsid w:val="009A4088"/>
    <w:rsid w:val="009A4118"/>
    <w:rsid w:val="009A4DD0"/>
    <w:rsid w:val="009A5228"/>
    <w:rsid w:val="009A5944"/>
    <w:rsid w:val="009A5FB2"/>
    <w:rsid w:val="009A6080"/>
    <w:rsid w:val="009A667C"/>
    <w:rsid w:val="009A6C64"/>
    <w:rsid w:val="009A7DE1"/>
    <w:rsid w:val="009B0334"/>
    <w:rsid w:val="009B1FD1"/>
    <w:rsid w:val="009B2400"/>
    <w:rsid w:val="009B2A46"/>
    <w:rsid w:val="009B42DC"/>
    <w:rsid w:val="009B789F"/>
    <w:rsid w:val="009C139C"/>
    <w:rsid w:val="009C4480"/>
    <w:rsid w:val="009C5684"/>
    <w:rsid w:val="009C6FB0"/>
    <w:rsid w:val="009D1644"/>
    <w:rsid w:val="009D197E"/>
    <w:rsid w:val="009D26DF"/>
    <w:rsid w:val="009D29AA"/>
    <w:rsid w:val="009D2E81"/>
    <w:rsid w:val="009D323D"/>
    <w:rsid w:val="009D5F9B"/>
    <w:rsid w:val="009D5FB0"/>
    <w:rsid w:val="009D60A8"/>
    <w:rsid w:val="009D60B7"/>
    <w:rsid w:val="009D6980"/>
    <w:rsid w:val="009D7D61"/>
    <w:rsid w:val="009D7DE8"/>
    <w:rsid w:val="009D7F03"/>
    <w:rsid w:val="009E1376"/>
    <w:rsid w:val="009E2701"/>
    <w:rsid w:val="009E2E2B"/>
    <w:rsid w:val="009E3289"/>
    <w:rsid w:val="009E3ACD"/>
    <w:rsid w:val="009E4252"/>
    <w:rsid w:val="009E4C76"/>
    <w:rsid w:val="009E6D1D"/>
    <w:rsid w:val="009E6DB8"/>
    <w:rsid w:val="009E730F"/>
    <w:rsid w:val="009E77B7"/>
    <w:rsid w:val="009F1A2C"/>
    <w:rsid w:val="009F24D0"/>
    <w:rsid w:val="009F251B"/>
    <w:rsid w:val="009F256E"/>
    <w:rsid w:val="009F2B82"/>
    <w:rsid w:val="009F39AA"/>
    <w:rsid w:val="009F42FD"/>
    <w:rsid w:val="009F571A"/>
    <w:rsid w:val="009F6C84"/>
    <w:rsid w:val="00A0292D"/>
    <w:rsid w:val="00A04F50"/>
    <w:rsid w:val="00A071FD"/>
    <w:rsid w:val="00A0748E"/>
    <w:rsid w:val="00A07FCA"/>
    <w:rsid w:val="00A10DC9"/>
    <w:rsid w:val="00A10EEE"/>
    <w:rsid w:val="00A113BF"/>
    <w:rsid w:val="00A11CAC"/>
    <w:rsid w:val="00A126FC"/>
    <w:rsid w:val="00A140A4"/>
    <w:rsid w:val="00A1468E"/>
    <w:rsid w:val="00A14C17"/>
    <w:rsid w:val="00A150EF"/>
    <w:rsid w:val="00A16291"/>
    <w:rsid w:val="00A17CFC"/>
    <w:rsid w:val="00A212F6"/>
    <w:rsid w:val="00A21704"/>
    <w:rsid w:val="00A23243"/>
    <w:rsid w:val="00A2364D"/>
    <w:rsid w:val="00A23E58"/>
    <w:rsid w:val="00A2583C"/>
    <w:rsid w:val="00A26DB3"/>
    <w:rsid w:val="00A27BD6"/>
    <w:rsid w:val="00A32A69"/>
    <w:rsid w:val="00A32CCB"/>
    <w:rsid w:val="00A32E01"/>
    <w:rsid w:val="00A35A99"/>
    <w:rsid w:val="00A35F8B"/>
    <w:rsid w:val="00A40095"/>
    <w:rsid w:val="00A40158"/>
    <w:rsid w:val="00A41836"/>
    <w:rsid w:val="00A4230E"/>
    <w:rsid w:val="00A42D10"/>
    <w:rsid w:val="00A4384F"/>
    <w:rsid w:val="00A44943"/>
    <w:rsid w:val="00A45C32"/>
    <w:rsid w:val="00A470F3"/>
    <w:rsid w:val="00A476EC"/>
    <w:rsid w:val="00A47C33"/>
    <w:rsid w:val="00A50584"/>
    <w:rsid w:val="00A5091D"/>
    <w:rsid w:val="00A52A7B"/>
    <w:rsid w:val="00A52BD1"/>
    <w:rsid w:val="00A54D41"/>
    <w:rsid w:val="00A553F7"/>
    <w:rsid w:val="00A5618A"/>
    <w:rsid w:val="00A56349"/>
    <w:rsid w:val="00A60873"/>
    <w:rsid w:val="00A60DB6"/>
    <w:rsid w:val="00A612A6"/>
    <w:rsid w:val="00A6238F"/>
    <w:rsid w:val="00A6369A"/>
    <w:rsid w:val="00A6472E"/>
    <w:rsid w:val="00A64935"/>
    <w:rsid w:val="00A65ED4"/>
    <w:rsid w:val="00A715B9"/>
    <w:rsid w:val="00A71EDE"/>
    <w:rsid w:val="00A72750"/>
    <w:rsid w:val="00A732AF"/>
    <w:rsid w:val="00A734F1"/>
    <w:rsid w:val="00A73B31"/>
    <w:rsid w:val="00A73E9F"/>
    <w:rsid w:val="00A7463A"/>
    <w:rsid w:val="00A7468E"/>
    <w:rsid w:val="00A752ED"/>
    <w:rsid w:val="00A756D7"/>
    <w:rsid w:val="00A81DC4"/>
    <w:rsid w:val="00A823F9"/>
    <w:rsid w:val="00A831C3"/>
    <w:rsid w:val="00A860D9"/>
    <w:rsid w:val="00A8672A"/>
    <w:rsid w:val="00A90599"/>
    <w:rsid w:val="00A906A9"/>
    <w:rsid w:val="00A917CA"/>
    <w:rsid w:val="00A91D93"/>
    <w:rsid w:val="00A94CDA"/>
    <w:rsid w:val="00A94ED8"/>
    <w:rsid w:val="00AA0707"/>
    <w:rsid w:val="00AA24F3"/>
    <w:rsid w:val="00AA437C"/>
    <w:rsid w:val="00AA4964"/>
    <w:rsid w:val="00AA618D"/>
    <w:rsid w:val="00AA65B7"/>
    <w:rsid w:val="00AA6CAA"/>
    <w:rsid w:val="00AA7420"/>
    <w:rsid w:val="00AA7A44"/>
    <w:rsid w:val="00AB5ADC"/>
    <w:rsid w:val="00AB780D"/>
    <w:rsid w:val="00AC0926"/>
    <w:rsid w:val="00AC0B34"/>
    <w:rsid w:val="00AC0D69"/>
    <w:rsid w:val="00AC1124"/>
    <w:rsid w:val="00AC4036"/>
    <w:rsid w:val="00AC5114"/>
    <w:rsid w:val="00AC5565"/>
    <w:rsid w:val="00AC60BE"/>
    <w:rsid w:val="00AC682A"/>
    <w:rsid w:val="00AD0B22"/>
    <w:rsid w:val="00AD15FE"/>
    <w:rsid w:val="00AD2F08"/>
    <w:rsid w:val="00AD3119"/>
    <w:rsid w:val="00AD316C"/>
    <w:rsid w:val="00AD4122"/>
    <w:rsid w:val="00AD4662"/>
    <w:rsid w:val="00AD67DC"/>
    <w:rsid w:val="00AD7EEC"/>
    <w:rsid w:val="00AE4A94"/>
    <w:rsid w:val="00AE4EE5"/>
    <w:rsid w:val="00AE5100"/>
    <w:rsid w:val="00AF0CA8"/>
    <w:rsid w:val="00AF1A5F"/>
    <w:rsid w:val="00AF2B23"/>
    <w:rsid w:val="00AF2CB4"/>
    <w:rsid w:val="00AF32CC"/>
    <w:rsid w:val="00AF3CD5"/>
    <w:rsid w:val="00AF3E3F"/>
    <w:rsid w:val="00AF4EE0"/>
    <w:rsid w:val="00AF6CB3"/>
    <w:rsid w:val="00AF6FB6"/>
    <w:rsid w:val="00AF7090"/>
    <w:rsid w:val="00AF77BA"/>
    <w:rsid w:val="00B004AD"/>
    <w:rsid w:val="00B03B47"/>
    <w:rsid w:val="00B046FA"/>
    <w:rsid w:val="00B04BC7"/>
    <w:rsid w:val="00B0562F"/>
    <w:rsid w:val="00B077AA"/>
    <w:rsid w:val="00B1086A"/>
    <w:rsid w:val="00B113C3"/>
    <w:rsid w:val="00B153CB"/>
    <w:rsid w:val="00B15C64"/>
    <w:rsid w:val="00B161B4"/>
    <w:rsid w:val="00B165B3"/>
    <w:rsid w:val="00B1757E"/>
    <w:rsid w:val="00B179E6"/>
    <w:rsid w:val="00B20ABA"/>
    <w:rsid w:val="00B21242"/>
    <w:rsid w:val="00B21F92"/>
    <w:rsid w:val="00B22322"/>
    <w:rsid w:val="00B22F1D"/>
    <w:rsid w:val="00B232BE"/>
    <w:rsid w:val="00B2426C"/>
    <w:rsid w:val="00B255F4"/>
    <w:rsid w:val="00B25848"/>
    <w:rsid w:val="00B25EF7"/>
    <w:rsid w:val="00B26BE8"/>
    <w:rsid w:val="00B272CA"/>
    <w:rsid w:val="00B277B0"/>
    <w:rsid w:val="00B304BC"/>
    <w:rsid w:val="00B33591"/>
    <w:rsid w:val="00B3389F"/>
    <w:rsid w:val="00B33BC6"/>
    <w:rsid w:val="00B3445E"/>
    <w:rsid w:val="00B3480C"/>
    <w:rsid w:val="00B35EEA"/>
    <w:rsid w:val="00B366DE"/>
    <w:rsid w:val="00B37786"/>
    <w:rsid w:val="00B37928"/>
    <w:rsid w:val="00B41544"/>
    <w:rsid w:val="00B425AF"/>
    <w:rsid w:val="00B43E32"/>
    <w:rsid w:val="00B44273"/>
    <w:rsid w:val="00B46722"/>
    <w:rsid w:val="00B46A16"/>
    <w:rsid w:val="00B5053C"/>
    <w:rsid w:val="00B51C6C"/>
    <w:rsid w:val="00B5299B"/>
    <w:rsid w:val="00B535B4"/>
    <w:rsid w:val="00B54991"/>
    <w:rsid w:val="00B54CE8"/>
    <w:rsid w:val="00B54D2B"/>
    <w:rsid w:val="00B54F57"/>
    <w:rsid w:val="00B56A19"/>
    <w:rsid w:val="00B56E8F"/>
    <w:rsid w:val="00B609B4"/>
    <w:rsid w:val="00B619C5"/>
    <w:rsid w:val="00B62C1E"/>
    <w:rsid w:val="00B632FC"/>
    <w:rsid w:val="00B65157"/>
    <w:rsid w:val="00B651B8"/>
    <w:rsid w:val="00B6710C"/>
    <w:rsid w:val="00B67C06"/>
    <w:rsid w:val="00B67FC6"/>
    <w:rsid w:val="00B700AA"/>
    <w:rsid w:val="00B70635"/>
    <w:rsid w:val="00B710C8"/>
    <w:rsid w:val="00B71163"/>
    <w:rsid w:val="00B7166E"/>
    <w:rsid w:val="00B728BD"/>
    <w:rsid w:val="00B73C49"/>
    <w:rsid w:val="00B74B82"/>
    <w:rsid w:val="00B758DB"/>
    <w:rsid w:val="00B76655"/>
    <w:rsid w:val="00B77241"/>
    <w:rsid w:val="00B7759F"/>
    <w:rsid w:val="00B80730"/>
    <w:rsid w:val="00B82824"/>
    <w:rsid w:val="00B832CE"/>
    <w:rsid w:val="00B83522"/>
    <w:rsid w:val="00B83554"/>
    <w:rsid w:val="00B837F4"/>
    <w:rsid w:val="00B83FFF"/>
    <w:rsid w:val="00B84172"/>
    <w:rsid w:val="00B84B82"/>
    <w:rsid w:val="00B86EC0"/>
    <w:rsid w:val="00B922BC"/>
    <w:rsid w:val="00B93319"/>
    <w:rsid w:val="00B93B70"/>
    <w:rsid w:val="00B945E8"/>
    <w:rsid w:val="00B95456"/>
    <w:rsid w:val="00B95A4E"/>
    <w:rsid w:val="00B95F91"/>
    <w:rsid w:val="00BA0C7B"/>
    <w:rsid w:val="00BA10B2"/>
    <w:rsid w:val="00BA3381"/>
    <w:rsid w:val="00BA413B"/>
    <w:rsid w:val="00BA4BF0"/>
    <w:rsid w:val="00BA694C"/>
    <w:rsid w:val="00BA716E"/>
    <w:rsid w:val="00BA7AC1"/>
    <w:rsid w:val="00BA7F05"/>
    <w:rsid w:val="00BB039C"/>
    <w:rsid w:val="00BB09C7"/>
    <w:rsid w:val="00BB0FCD"/>
    <w:rsid w:val="00BB1739"/>
    <w:rsid w:val="00BB4C55"/>
    <w:rsid w:val="00BB59BC"/>
    <w:rsid w:val="00BB6C89"/>
    <w:rsid w:val="00BB7103"/>
    <w:rsid w:val="00BB7480"/>
    <w:rsid w:val="00BB77BA"/>
    <w:rsid w:val="00BC07B6"/>
    <w:rsid w:val="00BC0C4A"/>
    <w:rsid w:val="00BC14E2"/>
    <w:rsid w:val="00BC1E54"/>
    <w:rsid w:val="00BC24F4"/>
    <w:rsid w:val="00BC26EF"/>
    <w:rsid w:val="00BC3FD1"/>
    <w:rsid w:val="00BC6271"/>
    <w:rsid w:val="00BC79F3"/>
    <w:rsid w:val="00BD0C38"/>
    <w:rsid w:val="00BD14F2"/>
    <w:rsid w:val="00BD4AF7"/>
    <w:rsid w:val="00BD6639"/>
    <w:rsid w:val="00BD72D3"/>
    <w:rsid w:val="00BD77DB"/>
    <w:rsid w:val="00BD7842"/>
    <w:rsid w:val="00BE0398"/>
    <w:rsid w:val="00BE0F2D"/>
    <w:rsid w:val="00BE1AA9"/>
    <w:rsid w:val="00BE24C8"/>
    <w:rsid w:val="00BE309D"/>
    <w:rsid w:val="00BE3190"/>
    <w:rsid w:val="00BE3276"/>
    <w:rsid w:val="00BE3294"/>
    <w:rsid w:val="00BE50EF"/>
    <w:rsid w:val="00BE5A45"/>
    <w:rsid w:val="00BE5FEE"/>
    <w:rsid w:val="00BE68E2"/>
    <w:rsid w:val="00BE7421"/>
    <w:rsid w:val="00BE7FA7"/>
    <w:rsid w:val="00BF0C1F"/>
    <w:rsid w:val="00BF1309"/>
    <w:rsid w:val="00BF4C70"/>
    <w:rsid w:val="00BF4CFA"/>
    <w:rsid w:val="00BF573D"/>
    <w:rsid w:val="00BF6A2B"/>
    <w:rsid w:val="00BF6AC0"/>
    <w:rsid w:val="00BF6DE6"/>
    <w:rsid w:val="00BF7A44"/>
    <w:rsid w:val="00BF7C43"/>
    <w:rsid w:val="00C00793"/>
    <w:rsid w:val="00C02B26"/>
    <w:rsid w:val="00C02B73"/>
    <w:rsid w:val="00C0432F"/>
    <w:rsid w:val="00C072AD"/>
    <w:rsid w:val="00C10186"/>
    <w:rsid w:val="00C1372C"/>
    <w:rsid w:val="00C15338"/>
    <w:rsid w:val="00C15E5D"/>
    <w:rsid w:val="00C17ABC"/>
    <w:rsid w:val="00C17B29"/>
    <w:rsid w:val="00C20B1E"/>
    <w:rsid w:val="00C2249B"/>
    <w:rsid w:val="00C22B2D"/>
    <w:rsid w:val="00C235AC"/>
    <w:rsid w:val="00C23B52"/>
    <w:rsid w:val="00C242E5"/>
    <w:rsid w:val="00C24508"/>
    <w:rsid w:val="00C24B63"/>
    <w:rsid w:val="00C25B4A"/>
    <w:rsid w:val="00C3155D"/>
    <w:rsid w:val="00C31698"/>
    <w:rsid w:val="00C34FBF"/>
    <w:rsid w:val="00C3576C"/>
    <w:rsid w:val="00C35D3D"/>
    <w:rsid w:val="00C36B3F"/>
    <w:rsid w:val="00C4237B"/>
    <w:rsid w:val="00C511FC"/>
    <w:rsid w:val="00C51228"/>
    <w:rsid w:val="00C523AB"/>
    <w:rsid w:val="00C60753"/>
    <w:rsid w:val="00C60B4A"/>
    <w:rsid w:val="00C60ECD"/>
    <w:rsid w:val="00C62D86"/>
    <w:rsid w:val="00C65AAC"/>
    <w:rsid w:val="00C672FE"/>
    <w:rsid w:val="00C70F22"/>
    <w:rsid w:val="00C71793"/>
    <w:rsid w:val="00C71CC9"/>
    <w:rsid w:val="00C721C7"/>
    <w:rsid w:val="00C72948"/>
    <w:rsid w:val="00C72C19"/>
    <w:rsid w:val="00C74640"/>
    <w:rsid w:val="00C74BEA"/>
    <w:rsid w:val="00C77038"/>
    <w:rsid w:val="00C77F99"/>
    <w:rsid w:val="00C80AFE"/>
    <w:rsid w:val="00C82AAA"/>
    <w:rsid w:val="00C8352C"/>
    <w:rsid w:val="00C83932"/>
    <w:rsid w:val="00C8788C"/>
    <w:rsid w:val="00C90CA7"/>
    <w:rsid w:val="00C915F2"/>
    <w:rsid w:val="00C91AB7"/>
    <w:rsid w:val="00C92543"/>
    <w:rsid w:val="00C927E0"/>
    <w:rsid w:val="00C952A6"/>
    <w:rsid w:val="00CA0CAE"/>
    <w:rsid w:val="00CA21BB"/>
    <w:rsid w:val="00CA2C00"/>
    <w:rsid w:val="00CA66B1"/>
    <w:rsid w:val="00CB071B"/>
    <w:rsid w:val="00CB0DA7"/>
    <w:rsid w:val="00CB1791"/>
    <w:rsid w:val="00CB2FA5"/>
    <w:rsid w:val="00CB331A"/>
    <w:rsid w:val="00CB4FC8"/>
    <w:rsid w:val="00CB5053"/>
    <w:rsid w:val="00CB531A"/>
    <w:rsid w:val="00CB5437"/>
    <w:rsid w:val="00CC09C3"/>
    <w:rsid w:val="00CC0A0C"/>
    <w:rsid w:val="00CC12B1"/>
    <w:rsid w:val="00CC3A67"/>
    <w:rsid w:val="00CC413B"/>
    <w:rsid w:val="00CC4C53"/>
    <w:rsid w:val="00CC591D"/>
    <w:rsid w:val="00CC64AE"/>
    <w:rsid w:val="00CC6AE8"/>
    <w:rsid w:val="00CC6FCA"/>
    <w:rsid w:val="00CD101C"/>
    <w:rsid w:val="00CD2AA4"/>
    <w:rsid w:val="00CD388A"/>
    <w:rsid w:val="00CD3C5D"/>
    <w:rsid w:val="00CD4D38"/>
    <w:rsid w:val="00CD703F"/>
    <w:rsid w:val="00CD78D3"/>
    <w:rsid w:val="00CD7ABF"/>
    <w:rsid w:val="00CE0288"/>
    <w:rsid w:val="00CE02FC"/>
    <w:rsid w:val="00CE1957"/>
    <w:rsid w:val="00CE2CA9"/>
    <w:rsid w:val="00CE5062"/>
    <w:rsid w:val="00CE5798"/>
    <w:rsid w:val="00CE6418"/>
    <w:rsid w:val="00CE64CC"/>
    <w:rsid w:val="00CE7080"/>
    <w:rsid w:val="00CF056F"/>
    <w:rsid w:val="00CF1E0E"/>
    <w:rsid w:val="00CF27F5"/>
    <w:rsid w:val="00CF3160"/>
    <w:rsid w:val="00CF4349"/>
    <w:rsid w:val="00CF447E"/>
    <w:rsid w:val="00CF4C95"/>
    <w:rsid w:val="00CF74C8"/>
    <w:rsid w:val="00CF7837"/>
    <w:rsid w:val="00D00486"/>
    <w:rsid w:val="00D0160F"/>
    <w:rsid w:val="00D02FE2"/>
    <w:rsid w:val="00D03BFA"/>
    <w:rsid w:val="00D0425F"/>
    <w:rsid w:val="00D05BC9"/>
    <w:rsid w:val="00D07A1C"/>
    <w:rsid w:val="00D103F8"/>
    <w:rsid w:val="00D12613"/>
    <w:rsid w:val="00D1426E"/>
    <w:rsid w:val="00D15035"/>
    <w:rsid w:val="00D15DC0"/>
    <w:rsid w:val="00D162A5"/>
    <w:rsid w:val="00D16573"/>
    <w:rsid w:val="00D16641"/>
    <w:rsid w:val="00D20A7F"/>
    <w:rsid w:val="00D21A36"/>
    <w:rsid w:val="00D227CE"/>
    <w:rsid w:val="00D2382E"/>
    <w:rsid w:val="00D2406E"/>
    <w:rsid w:val="00D25D99"/>
    <w:rsid w:val="00D26510"/>
    <w:rsid w:val="00D30D90"/>
    <w:rsid w:val="00D30DC0"/>
    <w:rsid w:val="00D312C6"/>
    <w:rsid w:val="00D31570"/>
    <w:rsid w:val="00D31F00"/>
    <w:rsid w:val="00D320FA"/>
    <w:rsid w:val="00D326E2"/>
    <w:rsid w:val="00D33D28"/>
    <w:rsid w:val="00D33E67"/>
    <w:rsid w:val="00D41994"/>
    <w:rsid w:val="00D426AB"/>
    <w:rsid w:val="00D42D44"/>
    <w:rsid w:val="00D431B5"/>
    <w:rsid w:val="00D44903"/>
    <w:rsid w:val="00D450EC"/>
    <w:rsid w:val="00D462FC"/>
    <w:rsid w:val="00D47B42"/>
    <w:rsid w:val="00D500CD"/>
    <w:rsid w:val="00D50370"/>
    <w:rsid w:val="00D5058F"/>
    <w:rsid w:val="00D515B7"/>
    <w:rsid w:val="00D526AF"/>
    <w:rsid w:val="00D52BCE"/>
    <w:rsid w:val="00D53799"/>
    <w:rsid w:val="00D54828"/>
    <w:rsid w:val="00D54AFF"/>
    <w:rsid w:val="00D57EE2"/>
    <w:rsid w:val="00D62261"/>
    <w:rsid w:val="00D62774"/>
    <w:rsid w:val="00D62B57"/>
    <w:rsid w:val="00D645B0"/>
    <w:rsid w:val="00D64948"/>
    <w:rsid w:val="00D64D31"/>
    <w:rsid w:val="00D65CAA"/>
    <w:rsid w:val="00D71E58"/>
    <w:rsid w:val="00D72683"/>
    <w:rsid w:val="00D7369D"/>
    <w:rsid w:val="00D73C52"/>
    <w:rsid w:val="00D765EC"/>
    <w:rsid w:val="00D777C0"/>
    <w:rsid w:val="00D808C1"/>
    <w:rsid w:val="00D813FB"/>
    <w:rsid w:val="00D82B36"/>
    <w:rsid w:val="00D82CCE"/>
    <w:rsid w:val="00D82F05"/>
    <w:rsid w:val="00D83128"/>
    <w:rsid w:val="00D838FB"/>
    <w:rsid w:val="00D85CCC"/>
    <w:rsid w:val="00D86683"/>
    <w:rsid w:val="00D871B1"/>
    <w:rsid w:val="00D8722E"/>
    <w:rsid w:val="00D87FC4"/>
    <w:rsid w:val="00D917C0"/>
    <w:rsid w:val="00D918E8"/>
    <w:rsid w:val="00D928B3"/>
    <w:rsid w:val="00D933A7"/>
    <w:rsid w:val="00D93939"/>
    <w:rsid w:val="00D95C05"/>
    <w:rsid w:val="00DA037B"/>
    <w:rsid w:val="00DA0C19"/>
    <w:rsid w:val="00DA18CF"/>
    <w:rsid w:val="00DA27FD"/>
    <w:rsid w:val="00DA3C5C"/>
    <w:rsid w:val="00DA50DB"/>
    <w:rsid w:val="00DA783E"/>
    <w:rsid w:val="00DB0720"/>
    <w:rsid w:val="00DB0D92"/>
    <w:rsid w:val="00DB183F"/>
    <w:rsid w:val="00DB20FD"/>
    <w:rsid w:val="00DB3083"/>
    <w:rsid w:val="00DB39EF"/>
    <w:rsid w:val="00DB5B5E"/>
    <w:rsid w:val="00DB7208"/>
    <w:rsid w:val="00DB7449"/>
    <w:rsid w:val="00DB76B6"/>
    <w:rsid w:val="00DB7A88"/>
    <w:rsid w:val="00DC1DAF"/>
    <w:rsid w:val="00DC256D"/>
    <w:rsid w:val="00DC54E7"/>
    <w:rsid w:val="00DC56B2"/>
    <w:rsid w:val="00DC57B6"/>
    <w:rsid w:val="00DC5F18"/>
    <w:rsid w:val="00DC659B"/>
    <w:rsid w:val="00DC688A"/>
    <w:rsid w:val="00DC75E2"/>
    <w:rsid w:val="00DD04E8"/>
    <w:rsid w:val="00DD0F66"/>
    <w:rsid w:val="00DD19A5"/>
    <w:rsid w:val="00DD1FF0"/>
    <w:rsid w:val="00DD2B0A"/>
    <w:rsid w:val="00DD3528"/>
    <w:rsid w:val="00DD4665"/>
    <w:rsid w:val="00DD47F2"/>
    <w:rsid w:val="00DD5319"/>
    <w:rsid w:val="00DD53FA"/>
    <w:rsid w:val="00DE0F37"/>
    <w:rsid w:val="00DE12F5"/>
    <w:rsid w:val="00DE1A29"/>
    <w:rsid w:val="00DE3405"/>
    <w:rsid w:val="00DE36F4"/>
    <w:rsid w:val="00DE5694"/>
    <w:rsid w:val="00DE6B37"/>
    <w:rsid w:val="00DE6C29"/>
    <w:rsid w:val="00DE6D26"/>
    <w:rsid w:val="00DF2056"/>
    <w:rsid w:val="00DF269A"/>
    <w:rsid w:val="00E00E28"/>
    <w:rsid w:val="00E00EA0"/>
    <w:rsid w:val="00E02138"/>
    <w:rsid w:val="00E02533"/>
    <w:rsid w:val="00E03FF3"/>
    <w:rsid w:val="00E04358"/>
    <w:rsid w:val="00E047C4"/>
    <w:rsid w:val="00E04E2A"/>
    <w:rsid w:val="00E0524C"/>
    <w:rsid w:val="00E05D01"/>
    <w:rsid w:val="00E06310"/>
    <w:rsid w:val="00E06D73"/>
    <w:rsid w:val="00E0756A"/>
    <w:rsid w:val="00E07877"/>
    <w:rsid w:val="00E11288"/>
    <w:rsid w:val="00E13133"/>
    <w:rsid w:val="00E13D0B"/>
    <w:rsid w:val="00E15F18"/>
    <w:rsid w:val="00E16AC1"/>
    <w:rsid w:val="00E172F2"/>
    <w:rsid w:val="00E22F1C"/>
    <w:rsid w:val="00E249D8"/>
    <w:rsid w:val="00E24C37"/>
    <w:rsid w:val="00E251A1"/>
    <w:rsid w:val="00E25E0E"/>
    <w:rsid w:val="00E25E81"/>
    <w:rsid w:val="00E26CEE"/>
    <w:rsid w:val="00E272EB"/>
    <w:rsid w:val="00E2771A"/>
    <w:rsid w:val="00E319D1"/>
    <w:rsid w:val="00E32140"/>
    <w:rsid w:val="00E33A9E"/>
    <w:rsid w:val="00E33B2E"/>
    <w:rsid w:val="00E3410E"/>
    <w:rsid w:val="00E3519D"/>
    <w:rsid w:val="00E35451"/>
    <w:rsid w:val="00E357E4"/>
    <w:rsid w:val="00E3712B"/>
    <w:rsid w:val="00E371CC"/>
    <w:rsid w:val="00E37BD9"/>
    <w:rsid w:val="00E40250"/>
    <w:rsid w:val="00E40BBE"/>
    <w:rsid w:val="00E42F9E"/>
    <w:rsid w:val="00E4350F"/>
    <w:rsid w:val="00E45E2B"/>
    <w:rsid w:val="00E46BE8"/>
    <w:rsid w:val="00E50076"/>
    <w:rsid w:val="00E50389"/>
    <w:rsid w:val="00E5044D"/>
    <w:rsid w:val="00E51B6C"/>
    <w:rsid w:val="00E5245F"/>
    <w:rsid w:val="00E537E3"/>
    <w:rsid w:val="00E53907"/>
    <w:rsid w:val="00E53C05"/>
    <w:rsid w:val="00E546B6"/>
    <w:rsid w:val="00E55878"/>
    <w:rsid w:val="00E55E23"/>
    <w:rsid w:val="00E563E8"/>
    <w:rsid w:val="00E62743"/>
    <w:rsid w:val="00E64E9A"/>
    <w:rsid w:val="00E66D02"/>
    <w:rsid w:val="00E675A4"/>
    <w:rsid w:val="00E703EE"/>
    <w:rsid w:val="00E7106C"/>
    <w:rsid w:val="00E72C0D"/>
    <w:rsid w:val="00E73040"/>
    <w:rsid w:val="00E7362F"/>
    <w:rsid w:val="00E736E1"/>
    <w:rsid w:val="00E74C7A"/>
    <w:rsid w:val="00E76390"/>
    <w:rsid w:val="00E76E6B"/>
    <w:rsid w:val="00E81A7F"/>
    <w:rsid w:val="00E82B34"/>
    <w:rsid w:val="00E83F4C"/>
    <w:rsid w:val="00E8577E"/>
    <w:rsid w:val="00E861C7"/>
    <w:rsid w:val="00E868A1"/>
    <w:rsid w:val="00E90654"/>
    <w:rsid w:val="00E91ACC"/>
    <w:rsid w:val="00E92343"/>
    <w:rsid w:val="00E92C56"/>
    <w:rsid w:val="00E93487"/>
    <w:rsid w:val="00E93E35"/>
    <w:rsid w:val="00E942D9"/>
    <w:rsid w:val="00E949A8"/>
    <w:rsid w:val="00E94D45"/>
    <w:rsid w:val="00E952EA"/>
    <w:rsid w:val="00E95D04"/>
    <w:rsid w:val="00EA043E"/>
    <w:rsid w:val="00EA1B2E"/>
    <w:rsid w:val="00EA2046"/>
    <w:rsid w:val="00EA3500"/>
    <w:rsid w:val="00EA3DCE"/>
    <w:rsid w:val="00EA7236"/>
    <w:rsid w:val="00EA73AD"/>
    <w:rsid w:val="00EB02DB"/>
    <w:rsid w:val="00EB0EB3"/>
    <w:rsid w:val="00EB1641"/>
    <w:rsid w:val="00EB1FB7"/>
    <w:rsid w:val="00EB30D6"/>
    <w:rsid w:val="00EB34B9"/>
    <w:rsid w:val="00EB4751"/>
    <w:rsid w:val="00EB4D1E"/>
    <w:rsid w:val="00EB58A9"/>
    <w:rsid w:val="00EB6CE7"/>
    <w:rsid w:val="00EB6FA8"/>
    <w:rsid w:val="00EB7D30"/>
    <w:rsid w:val="00EC08B2"/>
    <w:rsid w:val="00EC1F78"/>
    <w:rsid w:val="00EC3888"/>
    <w:rsid w:val="00EC3F99"/>
    <w:rsid w:val="00EC6BB1"/>
    <w:rsid w:val="00EC6D66"/>
    <w:rsid w:val="00EC77BD"/>
    <w:rsid w:val="00EC7B6A"/>
    <w:rsid w:val="00ED072B"/>
    <w:rsid w:val="00ED09ED"/>
    <w:rsid w:val="00ED1A2C"/>
    <w:rsid w:val="00ED2649"/>
    <w:rsid w:val="00ED27A2"/>
    <w:rsid w:val="00ED3035"/>
    <w:rsid w:val="00ED4AD6"/>
    <w:rsid w:val="00ED726A"/>
    <w:rsid w:val="00ED7630"/>
    <w:rsid w:val="00EE19D6"/>
    <w:rsid w:val="00EE1ED9"/>
    <w:rsid w:val="00EE2417"/>
    <w:rsid w:val="00EE4084"/>
    <w:rsid w:val="00EE44E8"/>
    <w:rsid w:val="00EE5128"/>
    <w:rsid w:val="00EE61B6"/>
    <w:rsid w:val="00EE635B"/>
    <w:rsid w:val="00EE74FA"/>
    <w:rsid w:val="00EE7FE0"/>
    <w:rsid w:val="00EF087F"/>
    <w:rsid w:val="00EF1AD2"/>
    <w:rsid w:val="00EF2363"/>
    <w:rsid w:val="00EF3B4F"/>
    <w:rsid w:val="00EF3F50"/>
    <w:rsid w:val="00EF543D"/>
    <w:rsid w:val="00EF5D15"/>
    <w:rsid w:val="00EF6E7E"/>
    <w:rsid w:val="00EF72B0"/>
    <w:rsid w:val="00EF740F"/>
    <w:rsid w:val="00F00EB8"/>
    <w:rsid w:val="00F011C2"/>
    <w:rsid w:val="00F0173F"/>
    <w:rsid w:val="00F02BD4"/>
    <w:rsid w:val="00F02CE7"/>
    <w:rsid w:val="00F045D1"/>
    <w:rsid w:val="00F0485B"/>
    <w:rsid w:val="00F067E0"/>
    <w:rsid w:val="00F07B99"/>
    <w:rsid w:val="00F10B06"/>
    <w:rsid w:val="00F133D0"/>
    <w:rsid w:val="00F13457"/>
    <w:rsid w:val="00F13DFB"/>
    <w:rsid w:val="00F14432"/>
    <w:rsid w:val="00F14483"/>
    <w:rsid w:val="00F144A6"/>
    <w:rsid w:val="00F146BC"/>
    <w:rsid w:val="00F15867"/>
    <w:rsid w:val="00F163C7"/>
    <w:rsid w:val="00F165CE"/>
    <w:rsid w:val="00F16B28"/>
    <w:rsid w:val="00F16E95"/>
    <w:rsid w:val="00F17A7A"/>
    <w:rsid w:val="00F17BD3"/>
    <w:rsid w:val="00F20A04"/>
    <w:rsid w:val="00F21AAD"/>
    <w:rsid w:val="00F21D5E"/>
    <w:rsid w:val="00F227B1"/>
    <w:rsid w:val="00F23D7B"/>
    <w:rsid w:val="00F26576"/>
    <w:rsid w:val="00F265D1"/>
    <w:rsid w:val="00F26C4E"/>
    <w:rsid w:val="00F30253"/>
    <w:rsid w:val="00F33996"/>
    <w:rsid w:val="00F34E3E"/>
    <w:rsid w:val="00F34F84"/>
    <w:rsid w:val="00F37072"/>
    <w:rsid w:val="00F3771D"/>
    <w:rsid w:val="00F37905"/>
    <w:rsid w:val="00F41FE8"/>
    <w:rsid w:val="00F42AAC"/>
    <w:rsid w:val="00F4303E"/>
    <w:rsid w:val="00F438F6"/>
    <w:rsid w:val="00F43FE7"/>
    <w:rsid w:val="00F44852"/>
    <w:rsid w:val="00F44A1A"/>
    <w:rsid w:val="00F45A4C"/>
    <w:rsid w:val="00F46444"/>
    <w:rsid w:val="00F502E7"/>
    <w:rsid w:val="00F504BA"/>
    <w:rsid w:val="00F50518"/>
    <w:rsid w:val="00F509A7"/>
    <w:rsid w:val="00F529D1"/>
    <w:rsid w:val="00F52C58"/>
    <w:rsid w:val="00F531ED"/>
    <w:rsid w:val="00F53D31"/>
    <w:rsid w:val="00F53F90"/>
    <w:rsid w:val="00F54090"/>
    <w:rsid w:val="00F54BCA"/>
    <w:rsid w:val="00F57E3D"/>
    <w:rsid w:val="00F57FF3"/>
    <w:rsid w:val="00F61049"/>
    <w:rsid w:val="00F615B2"/>
    <w:rsid w:val="00F61C62"/>
    <w:rsid w:val="00F642AD"/>
    <w:rsid w:val="00F64755"/>
    <w:rsid w:val="00F64B76"/>
    <w:rsid w:val="00F67152"/>
    <w:rsid w:val="00F709AE"/>
    <w:rsid w:val="00F70A1E"/>
    <w:rsid w:val="00F715C2"/>
    <w:rsid w:val="00F71E5D"/>
    <w:rsid w:val="00F73E67"/>
    <w:rsid w:val="00F74190"/>
    <w:rsid w:val="00F742D3"/>
    <w:rsid w:val="00F75D2A"/>
    <w:rsid w:val="00F77B55"/>
    <w:rsid w:val="00F77DA5"/>
    <w:rsid w:val="00F80ABB"/>
    <w:rsid w:val="00F832C9"/>
    <w:rsid w:val="00F84A34"/>
    <w:rsid w:val="00F90336"/>
    <w:rsid w:val="00F911DC"/>
    <w:rsid w:val="00F91F90"/>
    <w:rsid w:val="00F926E4"/>
    <w:rsid w:val="00F92994"/>
    <w:rsid w:val="00F93CCF"/>
    <w:rsid w:val="00F93FF7"/>
    <w:rsid w:val="00F94ABB"/>
    <w:rsid w:val="00F94AEF"/>
    <w:rsid w:val="00F9582A"/>
    <w:rsid w:val="00F95BC6"/>
    <w:rsid w:val="00F96196"/>
    <w:rsid w:val="00F96909"/>
    <w:rsid w:val="00F96D94"/>
    <w:rsid w:val="00F97CC2"/>
    <w:rsid w:val="00FA119A"/>
    <w:rsid w:val="00FA184F"/>
    <w:rsid w:val="00FA499F"/>
    <w:rsid w:val="00FA4D99"/>
    <w:rsid w:val="00FA518F"/>
    <w:rsid w:val="00FA576D"/>
    <w:rsid w:val="00FB0741"/>
    <w:rsid w:val="00FB1FE2"/>
    <w:rsid w:val="00FB220E"/>
    <w:rsid w:val="00FB2B8F"/>
    <w:rsid w:val="00FB5E9B"/>
    <w:rsid w:val="00FB5FB2"/>
    <w:rsid w:val="00FB6813"/>
    <w:rsid w:val="00FB6B0B"/>
    <w:rsid w:val="00FB7D18"/>
    <w:rsid w:val="00FC0B85"/>
    <w:rsid w:val="00FC1184"/>
    <w:rsid w:val="00FC1E11"/>
    <w:rsid w:val="00FC3A01"/>
    <w:rsid w:val="00FC4F6F"/>
    <w:rsid w:val="00FC74DD"/>
    <w:rsid w:val="00FD04D7"/>
    <w:rsid w:val="00FD0514"/>
    <w:rsid w:val="00FD0B13"/>
    <w:rsid w:val="00FD3B53"/>
    <w:rsid w:val="00FD527D"/>
    <w:rsid w:val="00FD5379"/>
    <w:rsid w:val="00FD5A11"/>
    <w:rsid w:val="00FD64EF"/>
    <w:rsid w:val="00FD6802"/>
    <w:rsid w:val="00FD76C6"/>
    <w:rsid w:val="00FE07C8"/>
    <w:rsid w:val="00FE16A2"/>
    <w:rsid w:val="00FE1D5E"/>
    <w:rsid w:val="00FE4597"/>
    <w:rsid w:val="00FE5FDA"/>
    <w:rsid w:val="00FF194A"/>
    <w:rsid w:val="00FF234D"/>
    <w:rsid w:val="00FF2EA0"/>
    <w:rsid w:val="00FF49F0"/>
    <w:rsid w:val="00FF4E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B85"/>
    <w:rPr>
      <w:rFonts w:ascii="Verdana" w:hAnsi="Verdana"/>
      <w:lang w:val="en-GB"/>
    </w:rPr>
  </w:style>
  <w:style w:type="paragraph" w:styleId="Heading1">
    <w:name w:val="heading 1"/>
    <w:basedOn w:val="Normal"/>
    <w:next w:val="BodyText"/>
    <w:link w:val="Heading1Char"/>
    <w:qFormat/>
    <w:rsid w:val="005102A5"/>
    <w:pPr>
      <w:keepNext/>
      <w:pageBreakBefore/>
      <w:numPr>
        <w:numId w:val="1"/>
      </w:numPr>
      <w:spacing w:before="240"/>
      <w:outlineLvl w:val="0"/>
    </w:pPr>
    <w:rPr>
      <w:b/>
      <w:kern w:val="28"/>
      <w:sz w:val="36"/>
    </w:rPr>
  </w:style>
  <w:style w:type="paragraph" w:styleId="Heading2">
    <w:name w:val="heading 2"/>
    <w:aliases w:val="Heading 2 Char"/>
    <w:basedOn w:val="Normal"/>
    <w:next w:val="BodyText"/>
    <w:qFormat/>
    <w:rsid w:val="005102A5"/>
    <w:pPr>
      <w:keepNext/>
      <w:numPr>
        <w:ilvl w:val="1"/>
        <w:numId w:val="1"/>
      </w:numPr>
      <w:spacing w:before="240"/>
      <w:outlineLvl w:val="1"/>
    </w:pPr>
    <w:rPr>
      <w:b/>
      <w:sz w:val="28"/>
    </w:rPr>
  </w:style>
  <w:style w:type="paragraph" w:styleId="Heading3">
    <w:name w:val="heading 3"/>
    <w:aliases w:val="Heading 3 Char2,Heading 3 Char Char1,Heading 3 Char2 Char Char1,Heading 3 Char1 Char Char Char,Heading 3 Char Char Char Char Char,Heading 3 Char Char1 Char Char,Heading 3 Char Char Char,Heading 3 Char1 Char,Heading 3 Char1 Char Char1 Char"/>
    <w:basedOn w:val="Normal"/>
    <w:next w:val="BodyText"/>
    <w:link w:val="Heading3Char"/>
    <w:qFormat/>
    <w:rsid w:val="003468F0"/>
    <w:pPr>
      <w:keepNext/>
      <w:numPr>
        <w:ilvl w:val="2"/>
        <w:numId w:val="1"/>
      </w:numPr>
      <w:spacing w:before="240"/>
      <w:outlineLvl w:val="2"/>
    </w:pPr>
    <w:rPr>
      <w:b/>
      <w:sz w:val="24"/>
    </w:rPr>
  </w:style>
  <w:style w:type="paragraph" w:styleId="Heading4">
    <w:name w:val="heading 4"/>
    <w:basedOn w:val="Heading3"/>
    <w:next w:val="BodyText"/>
    <w:link w:val="Heading4Char"/>
    <w:qFormat/>
    <w:rsid w:val="00277654"/>
    <w:pPr>
      <w:outlineLvl w:val="3"/>
    </w:pPr>
  </w:style>
  <w:style w:type="paragraph" w:styleId="Heading5">
    <w:name w:val="heading 5"/>
    <w:basedOn w:val="BodyText"/>
    <w:next w:val="BodyText"/>
    <w:qFormat/>
    <w:rsid w:val="0063118D"/>
    <w:pPr>
      <w:spacing w:before="240" w:after="60"/>
      <w:outlineLvl w:val="4"/>
    </w:pPr>
    <w:rPr>
      <w:rFonts w:ascii="Arial" w:hAnsi="Arial"/>
      <w:sz w:val="22"/>
      <w:u w:val="single"/>
    </w:rPr>
  </w:style>
  <w:style w:type="paragraph" w:styleId="Heading6">
    <w:name w:val="heading 6"/>
    <w:basedOn w:val="BodyText"/>
    <w:next w:val="BodyText"/>
    <w:qFormat/>
    <w:rsid w:val="0063118D"/>
    <w:pPr>
      <w:spacing w:before="240" w:after="60"/>
      <w:outlineLvl w:val="5"/>
    </w:pPr>
    <w:rPr>
      <w:i/>
      <w:sz w:val="22"/>
    </w:rPr>
  </w:style>
  <w:style w:type="paragraph" w:styleId="Heading7">
    <w:name w:val="heading 7"/>
    <w:basedOn w:val="BodyText"/>
    <w:next w:val="BodyText"/>
    <w:qFormat/>
    <w:rsid w:val="0063118D"/>
    <w:pPr>
      <w:spacing w:before="240" w:after="60"/>
      <w:outlineLvl w:val="6"/>
    </w:pPr>
    <w:rPr>
      <w:rFonts w:ascii="Arial" w:hAnsi="Arial"/>
    </w:rPr>
  </w:style>
  <w:style w:type="paragraph" w:styleId="Heading8">
    <w:name w:val="heading 8"/>
    <w:basedOn w:val="BodyText"/>
    <w:next w:val="BodyText"/>
    <w:qFormat/>
    <w:rsid w:val="0063118D"/>
    <w:pPr>
      <w:spacing w:before="240" w:after="60"/>
      <w:outlineLvl w:val="7"/>
    </w:pPr>
    <w:rPr>
      <w:rFonts w:ascii="Arial" w:hAnsi="Arial"/>
      <w:i/>
    </w:rPr>
  </w:style>
  <w:style w:type="paragraph" w:styleId="Heading9">
    <w:name w:val="heading 9"/>
    <w:basedOn w:val="BodyText"/>
    <w:next w:val="BodyText"/>
    <w:qFormat/>
    <w:rsid w:val="0063118D"/>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 Char2,Body Text Char1 Char,Body Text Char Char Char,Body Text Char1 Char Char Char Char,Body Text Char Char Char Char Char Char,Body Text Char Char1 Char Char Char,Body Text Char1 Char Char1 Char,Body Text Char Char Char Char1 Char,b"/>
    <w:basedOn w:val="Normal"/>
    <w:link w:val="BodyTextChar"/>
    <w:qFormat/>
    <w:rsid w:val="005102A5"/>
    <w:pPr>
      <w:spacing w:before="120"/>
      <w:ind w:left="720"/>
    </w:pPr>
  </w:style>
  <w:style w:type="character" w:styleId="PageNumber">
    <w:name w:val="page number"/>
    <w:basedOn w:val="DefaultParagraphFont"/>
    <w:rsid w:val="0063118D"/>
  </w:style>
  <w:style w:type="paragraph" w:styleId="Footer">
    <w:name w:val="footer"/>
    <w:basedOn w:val="Normal"/>
    <w:rsid w:val="005102A5"/>
    <w:rPr>
      <w:sz w:val="18"/>
    </w:rPr>
  </w:style>
  <w:style w:type="paragraph" w:styleId="Header">
    <w:name w:val="header"/>
    <w:basedOn w:val="Normal"/>
    <w:rsid w:val="005102A5"/>
    <w:rPr>
      <w:sz w:val="18"/>
    </w:rPr>
  </w:style>
  <w:style w:type="paragraph" w:styleId="ListBullet">
    <w:name w:val="List Bullet"/>
    <w:basedOn w:val="BodyText"/>
    <w:rsid w:val="0063118D"/>
    <w:pPr>
      <w:numPr>
        <w:numId w:val="2"/>
      </w:numPr>
      <w:ind w:left="1457" w:hanging="323"/>
    </w:pPr>
  </w:style>
  <w:style w:type="paragraph" w:styleId="ListNumber">
    <w:name w:val="List Number"/>
    <w:basedOn w:val="BodyText"/>
    <w:rsid w:val="0063118D"/>
    <w:pPr>
      <w:numPr>
        <w:numId w:val="3"/>
      </w:numPr>
    </w:pPr>
  </w:style>
  <w:style w:type="paragraph" w:styleId="Title">
    <w:name w:val="Title"/>
    <w:basedOn w:val="Normal"/>
    <w:next w:val="BodyText"/>
    <w:qFormat/>
    <w:rsid w:val="0063118D"/>
    <w:pPr>
      <w:spacing w:before="240" w:after="60"/>
      <w:jc w:val="center"/>
      <w:outlineLvl w:val="0"/>
    </w:pPr>
    <w:rPr>
      <w:rFonts w:ascii="Arial" w:hAnsi="Arial"/>
      <w:b/>
      <w:kern w:val="28"/>
      <w:sz w:val="36"/>
    </w:rPr>
  </w:style>
  <w:style w:type="paragraph" w:customStyle="1" w:styleId="TableTextLeftColumn">
    <w:name w:val="Table Text Left Column"/>
    <w:basedOn w:val="BodyText"/>
    <w:rsid w:val="0063118D"/>
    <w:pPr>
      <w:spacing w:before="60" w:after="40"/>
    </w:pPr>
  </w:style>
  <w:style w:type="paragraph" w:customStyle="1" w:styleId="InfoTextChar">
    <w:name w:val="InfoText Char"/>
    <w:basedOn w:val="Normal"/>
    <w:next w:val="BodyText"/>
    <w:link w:val="InfoTextCharChar"/>
    <w:rsid w:val="0063118D"/>
    <w:pPr>
      <w:spacing w:after="120"/>
      <w:ind w:left="720"/>
    </w:pPr>
    <w:rPr>
      <w:rFonts w:ascii="Century Schoolbook" w:hAnsi="Century Schoolbook"/>
      <w:i/>
      <w:color w:val="0000FF"/>
    </w:rPr>
  </w:style>
  <w:style w:type="paragraph" w:styleId="TOC1">
    <w:name w:val="toc 1"/>
    <w:basedOn w:val="Normal"/>
    <w:next w:val="Normal"/>
    <w:autoRedefine/>
    <w:uiPriority w:val="39"/>
    <w:rsid w:val="005102A5"/>
    <w:pPr>
      <w:spacing w:before="120"/>
    </w:pPr>
    <w:rPr>
      <w:b/>
      <w:caps/>
      <w:sz w:val="22"/>
    </w:rPr>
  </w:style>
  <w:style w:type="paragraph" w:styleId="TOC2">
    <w:name w:val="toc 2"/>
    <w:basedOn w:val="Normal"/>
    <w:next w:val="Normal"/>
    <w:autoRedefine/>
    <w:uiPriority w:val="39"/>
    <w:rsid w:val="005102A5"/>
    <w:pPr>
      <w:ind w:left="200"/>
    </w:pPr>
  </w:style>
  <w:style w:type="paragraph" w:styleId="TOC3">
    <w:name w:val="toc 3"/>
    <w:basedOn w:val="Normal"/>
    <w:next w:val="Normal"/>
    <w:autoRedefine/>
    <w:uiPriority w:val="39"/>
    <w:rsid w:val="005102A5"/>
    <w:pPr>
      <w:ind w:left="400"/>
    </w:pPr>
  </w:style>
  <w:style w:type="character" w:styleId="Hyperlink">
    <w:name w:val="Hyperlink"/>
    <w:uiPriority w:val="99"/>
    <w:rsid w:val="0063118D"/>
    <w:rPr>
      <w:color w:val="0000FF"/>
      <w:u w:val="single"/>
    </w:rPr>
  </w:style>
  <w:style w:type="character" w:styleId="FollowedHyperlink">
    <w:name w:val="FollowedHyperlink"/>
    <w:rsid w:val="0063118D"/>
    <w:rPr>
      <w:color w:val="800080"/>
      <w:u w:val="single"/>
    </w:rPr>
  </w:style>
  <w:style w:type="paragraph" w:customStyle="1" w:styleId="Tabletext">
    <w:name w:val="Tabletext"/>
    <w:basedOn w:val="Normal"/>
    <w:rsid w:val="0063118D"/>
    <w:pPr>
      <w:keepLines/>
      <w:widowControl w:val="0"/>
      <w:spacing w:after="120" w:line="240" w:lineRule="atLeast"/>
    </w:pPr>
  </w:style>
  <w:style w:type="paragraph" w:customStyle="1" w:styleId="TableTextRightColumn">
    <w:name w:val="Table Text Right Column"/>
    <w:basedOn w:val="Normal"/>
    <w:rsid w:val="0063118D"/>
    <w:pPr>
      <w:keepLines/>
      <w:spacing w:before="60" w:after="40" w:line="240" w:lineRule="atLeast"/>
    </w:pPr>
  </w:style>
  <w:style w:type="paragraph" w:styleId="TOC4">
    <w:name w:val="toc 4"/>
    <w:basedOn w:val="Normal"/>
    <w:next w:val="Normal"/>
    <w:autoRedefine/>
    <w:semiHidden/>
    <w:rsid w:val="0063118D"/>
    <w:pPr>
      <w:ind w:left="720"/>
    </w:pPr>
    <w:rPr>
      <w:rFonts w:ascii="Times New Roman" w:hAnsi="Times New Roman"/>
      <w:sz w:val="24"/>
      <w:szCs w:val="24"/>
    </w:rPr>
  </w:style>
  <w:style w:type="paragraph" w:styleId="Caption">
    <w:name w:val="caption"/>
    <w:basedOn w:val="BodyText"/>
    <w:next w:val="BodyText"/>
    <w:qFormat/>
    <w:rsid w:val="0063118D"/>
    <w:pPr>
      <w:keepNext/>
      <w:spacing w:before="40" w:after="120"/>
    </w:pPr>
    <w:rPr>
      <w:sz w:val="18"/>
    </w:rPr>
  </w:style>
  <w:style w:type="paragraph" w:customStyle="1" w:styleId="RequirementQualifier">
    <w:name w:val="Requirement Qualifier"/>
    <w:basedOn w:val="BodyText"/>
    <w:rsid w:val="0063118D"/>
    <w:pPr>
      <w:keepNext/>
      <w:spacing w:before="0"/>
      <w:ind w:left="2880" w:hanging="2160"/>
    </w:pPr>
  </w:style>
  <w:style w:type="paragraph" w:customStyle="1" w:styleId="RequirementText">
    <w:name w:val="Requirement Text"/>
    <w:basedOn w:val="BodyText"/>
    <w:next w:val="RequirementQualifier"/>
    <w:rsid w:val="0063118D"/>
    <w:pPr>
      <w:keepNext/>
      <w:spacing w:before="0"/>
    </w:pPr>
  </w:style>
  <w:style w:type="paragraph" w:customStyle="1" w:styleId="RequirementTag">
    <w:name w:val="Requirement Tag"/>
    <w:basedOn w:val="BodyText"/>
    <w:next w:val="RequirementText"/>
    <w:link w:val="RequirementTagChar"/>
    <w:rsid w:val="0063118D"/>
    <w:pPr>
      <w:keepNext/>
    </w:pPr>
    <w:rPr>
      <w:b/>
    </w:rPr>
  </w:style>
  <w:style w:type="paragraph" w:customStyle="1" w:styleId="ReferenceChar">
    <w:name w:val="Reference Char"/>
    <w:basedOn w:val="BodyText"/>
    <w:next w:val="BodyText"/>
    <w:link w:val="ReferenceCharChar"/>
    <w:autoRedefine/>
    <w:rsid w:val="008F0201"/>
    <w:pPr>
      <w:numPr>
        <w:numId w:val="6"/>
      </w:numPr>
      <w:tabs>
        <w:tab w:val="clear" w:pos="1080"/>
        <w:tab w:val="num" w:pos="1440"/>
      </w:tabs>
      <w:ind w:left="1440"/>
    </w:pPr>
  </w:style>
  <w:style w:type="paragraph" w:styleId="TOC5">
    <w:name w:val="toc 5"/>
    <w:basedOn w:val="Normal"/>
    <w:next w:val="Normal"/>
    <w:autoRedefine/>
    <w:semiHidden/>
    <w:rsid w:val="0063118D"/>
    <w:pPr>
      <w:ind w:left="960"/>
    </w:pPr>
    <w:rPr>
      <w:rFonts w:ascii="Times New Roman" w:hAnsi="Times New Roman"/>
      <w:sz w:val="24"/>
      <w:szCs w:val="24"/>
    </w:rPr>
  </w:style>
  <w:style w:type="paragraph" w:styleId="TOC6">
    <w:name w:val="toc 6"/>
    <w:basedOn w:val="Normal"/>
    <w:next w:val="Normal"/>
    <w:autoRedefine/>
    <w:semiHidden/>
    <w:rsid w:val="0063118D"/>
    <w:pPr>
      <w:ind w:left="1200"/>
    </w:pPr>
    <w:rPr>
      <w:rFonts w:ascii="Times New Roman" w:hAnsi="Times New Roman"/>
      <w:sz w:val="24"/>
      <w:szCs w:val="24"/>
    </w:rPr>
  </w:style>
  <w:style w:type="paragraph" w:styleId="TOC7">
    <w:name w:val="toc 7"/>
    <w:basedOn w:val="Normal"/>
    <w:next w:val="Normal"/>
    <w:autoRedefine/>
    <w:semiHidden/>
    <w:rsid w:val="0063118D"/>
    <w:pPr>
      <w:ind w:left="1440"/>
    </w:pPr>
    <w:rPr>
      <w:rFonts w:ascii="Times New Roman" w:hAnsi="Times New Roman"/>
      <w:sz w:val="24"/>
      <w:szCs w:val="24"/>
    </w:rPr>
  </w:style>
  <w:style w:type="paragraph" w:styleId="TOC8">
    <w:name w:val="toc 8"/>
    <w:basedOn w:val="Normal"/>
    <w:next w:val="Normal"/>
    <w:autoRedefine/>
    <w:semiHidden/>
    <w:rsid w:val="0063118D"/>
    <w:pPr>
      <w:ind w:left="1680"/>
    </w:pPr>
    <w:rPr>
      <w:rFonts w:ascii="Times New Roman" w:hAnsi="Times New Roman"/>
      <w:sz w:val="24"/>
      <w:szCs w:val="24"/>
    </w:rPr>
  </w:style>
  <w:style w:type="paragraph" w:styleId="TOC9">
    <w:name w:val="toc 9"/>
    <w:basedOn w:val="Normal"/>
    <w:next w:val="Normal"/>
    <w:autoRedefine/>
    <w:semiHidden/>
    <w:rsid w:val="0063118D"/>
    <w:pPr>
      <w:ind w:left="1920"/>
    </w:pPr>
    <w:rPr>
      <w:rFonts w:ascii="Times New Roman" w:hAnsi="Times New Roman"/>
      <w:sz w:val="24"/>
      <w:szCs w:val="24"/>
    </w:rPr>
  </w:style>
  <w:style w:type="character" w:customStyle="1" w:styleId="InfoTextCharChar">
    <w:name w:val="InfoText Char Char"/>
    <w:link w:val="InfoTextChar"/>
    <w:rsid w:val="00B728BD"/>
    <w:rPr>
      <w:rFonts w:ascii="Century Schoolbook" w:hAnsi="Century Schoolbook"/>
      <w:i/>
      <w:color w:val="0000FF"/>
      <w:lang w:val="en-GB" w:eastAsia="en-US" w:bidi="ar-SA"/>
    </w:rPr>
  </w:style>
  <w:style w:type="paragraph" w:customStyle="1" w:styleId="Code">
    <w:name w:val="Code"/>
    <w:basedOn w:val="BodyText"/>
    <w:rsid w:val="0063118D"/>
    <w:pPr>
      <w:pBdr>
        <w:top w:val="single" w:sz="4" w:space="1" w:color="auto" w:shadow="1"/>
        <w:left w:val="single" w:sz="4" w:space="4" w:color="auto" w:shadow="1"/>
        <w:bottom w:val="single" w:sz="4" w:space="1" w:color="auto" w:shadow="1"/>
        <w:right w:val="single" w:sz="4" w:space="4" w:color="auto" w:shadow="1"/>
      </w:pBdr>
      <w:spacing w:before="0"/>
      <w:ind w:left="1134"/>
    </w:pPr>
    <w:rPr>
      <w:rFonts w:ascii="Courier New" w:hAnsi="Courier New"/>
      <w:noProof/>
      <w:w w:val="80"/>
    </w:rPr>
  </w:style>
  <w:style w:type="paragraph" w:customStyle="1" w:styleId="Appendix1">
    <w:name w:val="Appendix 1"/>
    <w:basedOn w:val="Normal"/>
    <w:next w:val="BodyText"/>
    <w:rsid w:val="005102A5"/>
    <w:pPr>
      <w:keepNext/>
      <w:pageBreakBefore/>
      <w:numPr>
        <w:numId w:val="4"/>
      </w:numPr>
      <w:spacing w:before="240"/>
      <w:outlineLvl w:val="0"/>
    </w:pPr>
    <w:rPr>
      <w:b/>
      <w:kern w:val="28"/>
      <w:sz w:val="36"/>
    </w:rPr>
  </w:style>
  <w:style w:type="paragraph" w:customStyle="1" w:styleId="Appendix2">
    <w:name w:val="Appendix 2"/>
    <w:basedOn w:val="Normal"/>
    <w:next w:val="BodyText"/>
    <w:rsid w:val="005102A5"/>
    <w:pPr>
      <w:keepNext/>
      <w:numPr>
        <w:ilvl w:val="1"/>
        <w:numId w:val="4"/>
      </w:numPr>
      <w:spacing w:before="240"/>
      <w:outlineLvl w:val="1"/>
    </w:pPr>
    <w:rPr>
      <w:b/>
      <w:sz w:val="28"/>
    </w:rPr>
  </w:style>
  <w:style w:type="paragraph" w:customStyle="1" w:styleId="Paragraph2">
    <w:name w:val="Paragraph2"/>
    <w:basedOn w:val="Normal"/>
    <w:rsid w:val="00E952EA"/>
    <w:pPr>
      <w:widowControl w:val="0"/>
      <w:spacing w:before="80" w:line="240" w:lineRule="atLeast"/>
      <w:ind w:left="720"/>
      <w:jc w:val="both"/>
    </w:pPr>
    <w:rPr>
      <w:rFonts w:ascii="Times New Roman" w:hAnsi="Times New Roman"/>
      <w:color w:val="000000"/>
      <w:lang w:val="en-AU"/>
    </w:rPr>
  </w:style>
  <w:style w:type="paragraph" w:customStyle="1" w:styleId="infoblue">
    <w:name w:val="infoblue"/>
    <w:basedOn w:val="Normal"/>
    <w:link w:val="infoblueChar"/>
    <w:rsid w:val="00080F22"/>
    <w:pPr>
      <w:spacing w:after="120" w:line="240" w:lineRule="atLeast"/>
      <w:ind w:left="720"/>
    </w:pPr>
    <w:rPr>
      <w:rFonts w:ascii="Century Schoolbook" w:hAnsi="Century Schoolbook"/>
      <w:i/>
      <w:iCs/>
      <w:color w:val="0000FF"/>
      <w:lang w:val="sv-SE" w:eastAsia="sv-SE"/>
    </w:rPr>
  </w:style>
  <w:style w:type="character" w:customStyle="1" w:styleId="infoblueChar">
    <w:name w:val="infoblue Char"/>
    <w:link w:val="infoblue"/>
    <w:rsid w:val="00080F22"/>
    <w:rPr>
      <w:rFonts w:ascii="Century Schoolbook" w:hAnsi="Century Schoolbook"/>
      <w:i/>
      <w:iCs/>
      <w:color w:val="0000FF"/>
      <w:lang w:val="sv-SE" w:eastAsia="sv-SE" w:bidi="ar-SA"/>
    </w:rPr>
  </w:style>
  <w:style w:type="table" w:styleId="TableGrid">
    <w:name w:val="Table Grid"/>
    <w:basedOn w:val="TableNormal"/>
    <w:rsid w:val="002840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Simple3">
    <w:name w:val="Table Simple 3"/>
    <w:basedOn w:val="TableNormal"/>
    <w:rsid w:val="005651B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BodyTextChar">
    <w:name w:val="Body Text Char"/>
    <w:aliases w:val="Body Text Char2 Char,Body Text Char1 Char Char,Body Text Char Char Char Char,Body Text Char1 Char Char Char Char Char,Body Text Char Char Char Char Char Char Char,Body Text Char Char1 Char Char Char Char,b Char"/>
    <w:link w:val="BodyText"/>
    <w:rsid w:val="005102A5"/>
    <w:rPr>
      <w:rFonts w:ascii="Verdana" w:hAnsi="Verdana"/>
      <w:lang w:val="en-GB" w:eastAsia="en-US" w:bidi="ar-SA"/>
    </w:rPr>
  </w:style>
  <w:style w:type="paragraph" w:customStyle="1" w:styleId="bulletlist">
    <w:name w:val="bullet list"/>
    <w:basedOn w:val="Normal"/>
    <w:rsid w:val="00155B71"/>
    <w:pPr>
      <w:numPr>
        <w:numId w:val="5"/>
      </w:numPr>
      <w:spacing w:line="220" w:lineRule="exact"/>
    </w:pPr>
    <w:rPr>
      <w:rFonts w:ascii="Times New Roman" w:hAnsi="Times New Roman"/>
      <w:sz w:val="22"/>
      <w:lang w:val="en-US"/>
    </w:rPr>
  </w:style>
  <w:style w:type="paragraph" w:customStyle="1" w:styleId="Numbered">
    <w:name w:val="Numbered"/>
    <w:aliases w:val="Left:  0,63 cm,Hanging:  0"/>
    <w:basedOn w:val="Normal"/>
    <w:rsid w:val="00AF32CC"/>
  </w:style>
  <w:style w:type="character" w:customStyle="1" w:styleId="Heading1Char">
    <w:name w:val="Heading 1 Char"/>
    <w:link w:val="Heading1"/>
    <w:rsid w:val="005102A5"/>
    <w:rPr>
      <w:rFonts w:ascii="Verdana" w:hAnsi="Verdana"/>
      <w:b/>
      <w:kern w:val="28"/>
      <w:sz w:val="36"/>
      <w:lang w:val="en-GB"/>
    </w:rPr>
  </w:style>
  <w:style w:type="paragraph" w:customStyle="1" w:styleId="InfoText">
    <w:name w:val="InfoText"/>
    <w:basedOn w:val="Normal"/>
    <w:next w:val="BodyText"/>
    <w:link w:val="InfoTextChar1"/>
    <w:rsid w:val="005102A5"/>
    <w:pPr>
      <w:spacing w:after="120"/>
      <w:ind w:left="720"/>
    </w:pPr>
    <w:rPr>
      <w:i/>
      <w:color w:val="0000FF"/>
    </w:rPr>
  </w:style>
  <w:style w:type="character" w:customStyle="1" w:styleId="InfoTextChar1">
    <w:name w:val="InfoText Char1"/>
    <w:link w:val="InfoText"/>
    <w:rsid w:val="005102A5"/>
    <w:rPr>
      <w:rFonts w:ascii="Verdana" w:hAnsi="Verdana"/>
      <w:i/>
      <w:color w:val="0000FF"/>
      <w:lang w:val="en-GB" w:eastAsia="en-US" w:bidi="ar-SA"/>
    </w:rPr>
  </w:style>
  <w:style w:type="character" w:customStyle="1" w:styleId="ReferenceCharChar">
    <w:name w:val="Reference Char Char"/>
    <w:link w:val="ReferenceChar"/>
    <w:rsid w:val="008F0201"/>
    <w:rPr>
      <w:rFonts w:ascii="Verdana" w:hAnsi="Verdana"/>
      <w:lang w:val="en-GB"/>
    </w:rPr>
  </w:style>
  <w:style w:type="paragraph" w:customStyle="1" w:styleId="Reference">
    <w:name w:val="Reference"/>
    <w:basedOn w:val="BodyText"/>
    <w:next w:val="BodyText"/>
    <w:rsid w:val="00661BB1"/>
    <w:pPr>
      <w:tabs>
        <w:tab w:val="num" w:pos="1248"/>
      </w:tabs>
      <w:ind w:left="1248" w:hanging="680"/>
    </w:pPr>
  </w:style>
  <w:style w:type="character" w:customStyle="1" w:styleId="Heading4Char">
    <w:name w:val="Heading 4 Char"/>
    <w:link w:val="Heading4"/>
    <w:rsid w:val="00277654"/>
    <w:rPr>
      <w:rFonts w:ascii="Verdana" w:hAnsi="Verdana"/>
      <w:b/>
      <w:sz w:val="24"/>
      <w:lang w:val="en-GB"/>
    </w:rPr>
  </w:style>
  <w:style w:type="table" w:styleId="TableProfessional">
    <w:name w:val="Table Professional"/>
    <w:basedOn w:val="TableNormal"/>
    <w:rsid w:val="000042DF"/>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3Char">
    <w:name w:val="Heading 3 Char"/>
    <w:aliases w:val="Heading 3 Char2 Char,Heading 3 Char Char1 Char,Heading 3 Char2 Char Char1 Char,Heading 3 Char1 Char Char Char Char,Heading 3 Char Char Char Char Char Char,Heading 3 Char Char1 Char Char Char,Heading 3 Char Char Char Char"/>
    <w:link w:val="Heading3"/>
    <w:rsid w:val="003468F0"/>
    <w:rPr>
      <w:rFonts w:ascii="Verdana" w:hAnsi="Verdana"/>
      <w:b/>
      <w:sz w:val="24"/>
      <w:lang w:val="en-GB"/>
    </w:rPr>
  </w:style>
  <w:style w:type="character" w:customStyle="1" w:styleId="Char">
    <w:name w:val="Char"/>
    <w:rsid w:val="003C6150"/>
    <w:rPr>
      <w:rFonts w:ascii="Century Schoolbook" w:hAnsi="Century Schoolbook"/>
      <w:lang w:val="en-GB" w:eastAsia="en-US" w:bidi="ar-SA"/>
    </w:rPr>
  </w:style>
  <w:style w:type="character" w:styleId="CommentReference">
    <w:name w:val="annotation reference"/>
    <w:semiHidden/>
    <w:rsid w:val="003262BA"/>
    <w:rPr>
      <w:sz w:val="16"/>
      <w:szCs w:val="16"/>
    </w:rPr>
  </w:style>
  <w:style w:type="paragraph" w:styleId="CommentText">
    <w:name w:val="annotation text"/>
    <w:basedOn w:val="Normal"/>
    <w:semiHidden/>
    <w:rsid w:val="003262BA"/>
  </w:style>
  <w:style w:type="paragraph" w:styleId="CommentSubject">
    <w:name w:val="annotation subject"/>
    <w:basedOn w:val="CommentText"/>
    <w:next w:val="CommentText"/>
    <w:semiHidden/>
    <w:rsid w:val="003262BA"/>
    <w:rPr>
      <w:b/>
      <w:bCs/>
    </w:rPr>
  </w:style>
  <w:style w:type="paragraph" w:styleId="BalloonText">
    <w:name w:val="Balloon Text"/>
    <w:basedOn w:val="Normal"/>
    <w:semiHidden/>
    <w:rsid w:val="003262BA"/>
    <w:rPr>
      <w:rFonts w:ascii="Tahoma" w:hAnsi="Tahoma" w:cs="Tahoma"/>
      <w:sz w:val="16"/>
      <w:szCs w:val="16"/>
    </w:rPr>
  </w:style>
  <w:style w:type="paragraph" w:customStyle="1" w:styleId="StyleTitle16ptRight">
    <w:name w:val="Style Title + 16 pt Right"/>
    <w:basedOn w:val="Title"/>
    <w:rsid w:val="005102A5"/>
    <w:pPr>
      <w:jc w:val="right"/>
    </w:pPr>
    <w:rPr>
      <w:rFonts w:ascii="Verdana" w:hAnsi="Verdana"/>
      <w:bCs/>
      <w:sz w:val="32"/>
    </w:rPr>
  </w:style>
  <w:style w:type="paragraph" w:customStyle="1" w:styleId="StyleTitleRight">
    <w:name w:val="Style Title + Right"/>
    <w:basedOn w:val="Title"/>
    <w:rsid w:val="005102A5"/>
    <w:pPr>
      <w:jc w:val="right"/>
    </w:pPr>
    <w:rPr>
      <w:rFonts w:ascii="Verdana" w:hAnsi="Verdana"/>
      <w:bCs/>
    </w:rPr>
  </w:style>
  <w:style w:type="paragraph" w:customStyle="1" w:styleId="Story">
    <w:name w:val="Story"/>
    <w:basedOn w:val="BodyText"/>
    <w:rsid w:val="00C92543"/>
    <w:pPr>
      <w:numPr>
        <w:numId w:val="8"/>
      </w:numPr>
      <w:tabs>
        <w:tab w:val="clear" w:pos="720"/>
        <w:tab w:val="num" w:pos="360"/>
      </w:tabs>
      <w:ind w:left="360"/>
    </w:pPr>
    <w:rPr>
      <w:b/>
      <w:lang w:val="en-US"/>
    </w:rPr>
  </w:style>
  <w:style w:type="paragraph" w:customStyle="1" w:styleId="Char2">
    <w:name w:val="Char2"/>
    <w:basedOn w:val="Normal"/>
    <w:rsid w:val="00DB183F"/>
    <w:pPr>
      <w:spacing w:after="160" w:line="240" w:lineRule="exact"/>
    </w:pPr>
    <w:rPr>
      <w:lang w:val="en-US"/>
    </w:rPr>
  </w:style>
  <w:style w:type="character" w:styleId="IntenseEmphasis">
    <w:name w:val="Intense Emphasis"/>
    <w:uiPriority w:val="21"/>
    <w:qFormat/>
    <w:rsid w:val="00986B33"/>
    <w:rPr>
      <w:bCs/>
      <w:i/>
      <w:iCs/>
      <w:color w:val="4F81BD"/>
    </w:rPr>
  </w:style>
  <w:style w:type="paragraph" w:customStyle="1" w:styleId="InfoTextBlue">
    <w:name w:val="InfoTextBlue"/>
    <w:basedOn w:val="BodyText"/>
    <w:link w:val="InfoTextBlueChar"/>
    <w:qFormat/>
    <w:rsid w:val="00986B33"/>
  </w:style>
  <w:style w:type="character" w:customStyle="1" w:styleId="InfoTextBlueChar">
    <w:name w:val="InfoTextBlue Char"/>
    <w:link w:val="InfoTextBlue"/>
    <w:rsid w:val="00986B33"/>
    <w:rPr>
      <w:rFonts w:ascii="Verdana" w:hAnsi="Verdana"/>
      <w:lang w:val="en-GB" w:eastAsia="en-US" w:bidi="ar-SA"/>
    </w:rPr>
  </w:style>
  <w:style w:type="character" w:customStyle="1" w:styleId="RequirementTagChar">
    <w:name w:val="Requirement Tag Char"/>
    <w:link w:val="RequirementTag"/>
    <w:rsid w:val="00986B33"/>
    <w:rPr>
      <w:rFonts w:ascii="Verdana" w:hAnsi="Verdana"/>
      <w:b/>
      <w:lang w:val="en-GB" w:eastAsia="en-US" w:bidi="ar-SA"/>
    </w:rPr>
  </w:style>
  <w:style w:type="character" w:styleId="PlaceholderText">
    <w:name w:val="Placeholder Text"/>
    <w:uiPriority w:val="99"/>
    <w:semiHidden/>
    <w:rsid w:val="00D85CCC"/>
    <w:rPr>
      <w:color w:val="808080"/>
    </w:rPr>
  </w:style>
  <w:style w:type="paragraph" w:customStyle="1" w:styleId="Templateinstruction">
    <w:name w:val="Template instruction"/>
    <w:basedOn w:val="InfoText"/>
    <w:link w:val="TemplateinstructionChar"/>
    <w:qFormat/>
    <w:rsid w:val="00F41FE8"/>
    <w:rPr>
      <w:i w:val="0"/>
    </w:rPr>
  </w:style>
  <w:style w:type="character" w:customStyle="1" w:styleId="TemplateinstructionChar">
    <w:name w:val="Template instruction Char"/>
    <w:link w:val="Templateinstruction"/>
    <w:rsid w:val="00F41FE8"/>
    <w:rPr>
      <w:rFonts w:ascii="Verdana" w:hAnsi="Verdana"/>
      <w:i w:val="0"/>
      <w:color w:val="0000FF"/>
      <w:lang w:val="en-GB" w:eastAsia="en-US" w:bidi="ar-SA"/>
    </w:rPr>
  </w:style>
  <w:style w:type="paragraph" w:styleId="Revision">
    <w:name w:val="Revision"/>
    <w:hidden/>
    <w:uiPriority w:val="99"/>
    <w:semiHidden/>
    <w:rsid w:val="00356050"/>
    <w:rPr>
      <w:rFonts w:ascii="Verdana" w:hAnsi="Verdana"/>
      <w:lang w:val="en-GB"/>
    </w:rPr>
  </w:style>
  <w:style w:type="paragraph" w:customStyle="1" w:styleId="TableText0">
    <w:name w:val="Table Text"/>
    <w:basedOn w:val="Normal"/>
    <w:rsid w:val="00647DAB"/>
    <w:pPr>
      <w:spacing w:before="60" w:after="60" w:line="280" w:lineRule="atLeast"/>
    </w:pPr>
    <w:rPr>
      <w:rFonts w:ascii="Arial" w:hAnsi="Arial"/>
      <w:sz w:val="22"/>
    </w:rPr>
  </w:style>
  <w:style w:type="paragraph" w:customStyle="1" w:styleId="TableHeader">
    <w:name w:val="Table Header"/>
    <w:basedOn w:val="Normal"/>
    <w:rsid w:val="00647DAB"/>
    <w:pPr>
      <w:spacing w:before="60" w:after="20" w:line="280" w:lineRule="atLeast"/>
    </w:pPr>
    <w:rPr>
      <w:rFonts w:ascii="Arial" w:hAnsi="Arial"/>
      <w:b/>
      <w:noProof/>
      <w:sz w:val="22"/>
    </w:rPr>
  </w:style>
  <w:style w:type="paragraph" w:styleId="ListParagraph">
    <w:name w:val="List Paragraph"/>
    <w:basedOn w:val="Normal"/>
    <w:uiPriority w:val="34"/>
    <w:qFormat/>
    <w:rsid w:val="0027771B"/>
    <w:pPr>
      <w:ind w:left="720"/>
      <w:contextualSpacing/>
    </w:pPr>
  </w:style>
  <w:style w:type="paragraph" w:customStyle="1" w:styleId="TableNormal1">
    <w:name w:val="Table Normal1"/>
    <w:basedOn w:val="Normal"/>
    <w:rsid w:val="008133EE"/>
    <w:pPr>
      <w:spacing w:before="40" w:after="40"/>
    </w:pPr>
    <w:rPr>
      <w:rFonts w:ascii="Arial" w:hAnsi="Arial"/>
      <w:sz w:val="18"/>
      <w:szCs w:val="24"/>
      <w:lang w:val="en-US"/>
    </w:rPr>
  </w:style>
  <w:style w:type="character" w:styleId="Strong">
    <w:name w:val="Strong"/>
    <w:uiPriority w:val="22"/>
    <w:qFormat/>
    <w:rsid w:val="0002071C"/>
    <w:rPr>
      <w:b/>
      <w:bCs w:val="0"/>
    </w:rPr>
  </w:style>
  <w:style w:type="paragraph" w:styleId="TOCHeading">
    <w:name w:val="TOC Heading"/>
    <w:basedOn w:val="Heading1"/>
    <w:next w:val="Normal"/>
    <w:uiPriority w:val="39"/>
    <w:unhideWhenUsed/>
    <w:qFormat/>
    <w:rsid w:val="00D62B57"/>
    <w:pPr>
      <w:keepLines/>
      <w:pageBreakBefore w:val="0"/>
      <w:numPr>
        <w:numId w:val="0"/>
      </w:numPr>
      <w:spacing w:before="480" w:line="276" w:lineRule="auto"/>
      <w:outlineLvl w:val="9"/>
    </w:pPr>
    <w:rPr>
      <w:rFonts w:asciiTheme="majorHAnsi" w:eastAsiaTheme="majorEastAsia" w:hAnsiTheme="majorHAnsi" w:cstheme="majorBidi"/>
      <w:bCs/>
      <w:color w:val="365F91" w:themeColor="accent1" w:themeShade="BF"/>
      <w:kern w:val="0"/>
      <w:sz w:val="28"/>
      <w:szCs w:val="28"/>
      <w:lang w:val="en-US"/>
    </w:rPr>
  </w:style>
</w:styles>
</file>

<file path=word/webSettings.xml><?xml version="1.0" encoding="utf-8"?>
<w:webSettings xmlns:r="http://schemas.openxmlformats.org/officeDocument/2006/relationships" xmlns:w="http://schemas.openxmlformats.org/wordprocessingml/2006/main">
  <w:divs>
    <w:div w:id="35127620">
      <w:bodyDiv w:val="1"/>
      <w:marLeft w:val="0"/>
      <w:marRight w:val="0"/>
      <w:marTop w:val="0"/>
      <w:marBottom w:val="0"/>
      <w:divBdr>
        <w:top w:val="none" w:sz="0" w:space="0" w:color="auto"/>
        <w:left w:val="none" w:sz="0" w:space="0" w:color="auto"/>
        <w:bottom w:val="none" w:sz="0" w:space="0" w:color="auto"/>
        <w:right w:val="none" w:sz="0" w:space="0" w:color="auto"/>
      </w:divBdr>
      <w:divsChild>
        <w:div w:id="5838101">
          <w:marLeft w:val="547"/>
          <w:marRight w:val="0"/>
          <w:marTop w:val="77"/>
          <w:marBottom w:val="0"/>
          <w:divBdr>
            <w:top w:val="none" w:sz="0" w:space="0" w:color="auto"/>
            <w:left w:val="none" w:sz="0" w:space="0" w:color="auto"/>
            <w:bottom w:val="none" w:sz="0" w:space="0" w:color="auto"/>
            <w:right w:val="none" w:sz="0" w:space="0" w:color="auto"/>
          </w:divBdr>
        </w:div>
        <w:div w:id="826243718">
          <w:marLeft w:val="547"/>
          <w:marRight w:val="0"/>
          <w:marTop w:val="77"/>
          <w:marBottom w:val="0"/>
          <w:divBdr>
            <w:top w:val="none" w:sz="0" w:space="0" w:color="auto"/>
            <w:left w:val="none" w:sz="0" w:space="0" w:color="auto"/>
            <w:bottom w:val="none" w:sz="0" w:space="0" w:color="auto"/>
            <w:right w:val="none" w:sz="0" w:space="0" w:color="auto"/>
          </w:divBdr>
        </w:div>
        <w:div w:id="901602928">
          <w:marLeft w:val="547"/>
          <w:marRight w:val="0"/>
          <w:marTop w:val="77"/>
          <w:marBottom w:val="0"/>
          <w:divBdr>
            <w:top w:val="none" w:sz="0" w:space="0" w:color="auto"/>
            <w:left w:val="none" w:sz="0" w:space="0" w:color="auto"/>
            <w:bottom w:val="none" w:sz="0" w:space="0" w:color="auto"/>
            <w:right w:val="none" w:sz="0" w:space="0" w:color="auto"/>
          </w:divBdr>
        </w:div>
        <w:div w:id="960847045">
          <w:marLeft w:val="547"/>
          <w:marRight w:val="0"/>
          <w:marTop w:val="77"/>
          <w:marBottom w:val="0"/>
          <w:divBdr>
            <w:top w:val="none" w:sz="0" w:space="0" w:color="auto"/>
            <w:left w:val="none" w:sz="0" w:space="0" w:color="auto"/>
            <w:bottom w:val="none" w:sz="0" w:space="0" w:color="auto"/>
            <w:right w:val="none" w:sz="0" w:space="0" w:color="auto"/>
          </w:divBdr>
        </w:div>
        <w:div w:id="1200170814">
          <w:marLeft w:val="547"/>
          <w:marRight w:val="0"/>
          <w:marTop w:val="77"/>
          <w:marBottom w:val="0"/>
          <w:divBdr>
            <w:top w:val="none" w:sz="0" w:space="0" w:color="auto"/>
            <w:left w:val="none" w:sz="0" w:space="0" w:color="auto"/>
            <w:bottom w:val="none" w:sz="0" w:space="0" w:color="auto"/>
            <w:right w:val="none" w:sz="0" w:space="0" w:color="auto"/>
          </w:divBdr>
        </w:div>
      </w:divsChild>
    </w:div>
    <w:div w:id="95057612">
      <w:bodyDiv w:val="1"/>
      <w:marLeft w:val="0"/>
      <w:marRight w:val="0"/>
      <w:marTop w:val="0"/>
      <w:marBottom w:val="0"/>
      <w:divBdr>
        <w:top w:val="none" w:sz="0" w:space="0" w:color="auto"/>
        <w:left w:val="none" w:sz="0" w:space="0" w:color="auto"/>
        <w:bottom w:val="none" w:sz="0" w:space="0" w:color="auto"/>
        <w:right w:val="none" w:sz="0" w:space="0" w:color="auto"/>
      </w:divBdr>
    </w:div>
    <w:div w:id="158229297">
      <w:bodyDiv w:val="1"/>
      <w:marLeft w:val="0"/>
      <w:marRight w:val="0"/>
      <w:marTop w:val="0"/>
      <w:marBottom w:val="0"/>
      <w:divBdr>
        <w:top w:val="none" w:sz="0" w:space="0" w:color="auto"/>
        <w:left w:val="none" w:sz="0" w:space="0" w:color="auto"/>
        <w:bottom w:val="none" w:sz="0" w:space="0" w:color="auto"/>
        <w:right w:val="none" w:sz="0" w:space="0" w:color="auto"/>
      </w:divBdr>
    </w:div>
    <w:div w:id="282733700">
      <w:bodyDiv w:val="1"/>
      <w:marLeft w:val="0"/>
      <w:marRight w:val="0"/>
      <w:marTop w:val="0"/>
      <w:marBottom w:val="0"/>
      <w:divBdr>
        <w:top w:val="none" w:sz="0" w:space="0" w:color="auto"/>
        <w:left w:val="none" w:sz="0" w:space="0" w:color="auto"/>
        <w:bottom w:val="none" w:sz="0" w:space="0" w:color="auto"/>
        <w:right w:val="none" w:sz="0" w:space="0" w:color="auto"/>
      </w:divBdr>
    </w:div>
    <w:div w:id="283268184">
      <w:bodyDiv w:val="1"/>
      <w:marLeft w:val="0"/>
      <w:marRight w:val="0"/>
      <w:marTop w:val="0"/>
      <w:marBottom w:val="0"/>
      <w:divBdr>
        <w:top w:val="none" w:sz="0" w:space="0" w:color="auto"/>
        <w:left w:val="none" w:sz="0" w:space="0" w:color="auto"/>
        <w:bottom w:val="none" w:sz="0" w:space="0" w:color="auto"/>
        <w:right w:val="none" w:sz="0" w:space="0" w:color="auto"/>
      </w:divBdr>
    </w:div>
    <w:div w:id="336229800">
      <w:bodyDiv w:val="1"/>
      <w:marLeft w:val="0"/>
      <w:marRight w:val="0"/>
      <w:marTop w:val="0"/>
      <w:marBottom w:val="0"/>
      <w:divBdr>
        <w:top w:val="none" w:sz="0" w:space="0" w:color="auto"/>
        <w:left w:val="none" w:sz="0" w:space="0" w:color="auto"/>
        <w:bottom w:val="none" w:sz="0" w:space="0" w:color="auto"/>
        <w:right w:val="none" w:sz="0" w:space="0" w:color="auto"/>
      </w:divBdr>
    </w:div>
    <w:div w:id="338971096">
      <w:bodyDiv w:val="1"/>
      <w:marLeft w:val="0"/>
      <w:marRight w:val="0"/>
      <w:marTop w:val="0"/>
      <w:marBottom w:val="0"/>
      <w:divBdr>
        <w:top w:val="none" w:sz="0" w:space="0" w:color="auto"/>
        <w:left w:val="none" w:sz="0" w:space="0" w:color="auto"/>
        <w:bottom w:val="none" w:sz="0" w:space="0" w:color="auto"/>
        <w:right w:val="none" w:sz="0" w:space="0" w:color="auto"/>
      </w:divBdr>
    </w:div>
    <w:div w:id="398556805">
      <w:bodyDiv w:val="1"/>
      <w:marLeft w:val="0"/>
      <w:marRight w:val="0"/>
      <w:marTop w:val="0"/>
      <w:marBottom w:val="0"/>
      <w:divBdr>
        <w:top w:val="none" w:sz="0" w:space="0" w:color="auto"/>
        <w:left w:val="none" w:sz="0" w:space="0" w:color="auto"/>
        <w:bottom w:val="none" w:sz="0" w:space="0" w:color="auto"/>
        <w:right w:val="none" w:sz="0" w:space="0" w:color="auto"/>
      </w:divBdr>
    </w:div>
    <w:div w:id="460727113">
      <w:bodyDiv w:val="1"/>
      <w:marLeft w:val="0"/>
      <w:marRight w:val="0"/>
      <w:marTop w:val="0"/>
      <w:marBottom w:val="0"/>
      <w:divBdr>
        <w:top w:val="none" w:sz="0" w:space="0" w:color="auto"/>
        <w:left w:val="none" w:sz="0" w:space="0" w:color="auto"/>
        <w:bottom w:val="none" w:sz="0" w:space="0" w:color="auto"/>
        <w:right w:val="none" w:sz="0" w:space="0" w:color="auto"/>
      </w:divBdr>
    </w:div>
    <w:div w:id="501050973">
      <w:bodyDiv w:val="1"/>
      <w:marLeft w:val="0"/>
      <w:marRight w:val="0"/>
      <w:marTop w:val="0"/>
      <w:marBottom w:val="0"/>
      <w:divBdr>
        <w:top w:val="none" w:sz="0" w:space="0" w:color="auto"/>
        <w:left w:val="none" w:sz="0" w:space="0" w:color="auto"/>
        <w:bottom w:val="none" w:sz="0" w:space="0" w:color="auto"/>
        <w:right w:val="none" w:sz="0" w:space="0" w:color="auto"/>
      </w:divBdr>
    </w:div>
    <w:div w:id="502280296">
      <w:bodyDiv w:val="1"/>
      <w:marLeft w:val="0"/>
      <w:marRight w:val="0"/>
      <w:marTop w:val="0"/>
      <w:marBottom w:val="0"/>
      <w:divBdr>
        <w:top w:val="none" w:sz="0" w:space="0" w:color="auto"/>
        <w:left w:val="none" w:sz="0" w:space="0" w:color="auto"/>
        <w:bottom w:val="none" w:sz="0" w:space="0" w:color="auto"/>
        <w:right w:val="none" w:sz="0" w:space="0" w:color="auto"/>
      </w:divBdr>
      <w:divsChild>
        <w:div w:id="662511158">
          <w:marLeft w:val="547"/>
          <w:marRight w:val="0"/>
          <w:marTop w:val="96"/>
          <w:marBottom w:val="0"/>
          <w:divBdr>
            <w:top w:val="none" w:sz="0" w:space="0" w:color="auto"/>
            <w:left w:val="none" w:sz="0" w:space="0" w:color="auto"/>
            <w:bottom w:val="none" w:sz="0" w:space="0" w:color="auto"/>
            <w:right w:val="none" w:sz="0" w:space="0" w:color="auto"/>
          </w:divBdr>
        </w:div>
        <w:div w:id="999966040">
          <w:marLeft w:val="547"/>
          <w:marRight w:val="0"/>
          <w:marTop w:val="96"/>
          <w:marBottom w:val="0"/>
          <w:divBdr>
            <w:top w:val="none" w:sz="0" w:space="0" w:color="auto"/>
            <w:left w:val="none" w:sz="0" w:space="0" w:color="auto"/>
            <w:bottom w:val="none" w:sz="0" w:space="0" w:color="auto"/>
            <w:right w:val="none" w:sz="0" w:space="0" w:color="auto"/>
          </w:divBdr>
        </w:div>
        <w:div w:id="1162768714">
          <w:marLeft w:val="547"/>
          <w:marRight w:val="0"/>
          <w:marTop w:val="96"/>
          <w:marBottom w:val="0"/>
          <w:divBdr>
            <w:top w:val="none" w:sz="0" w:space="0" w:color="auto"/>
            <w:left w:val="none" w:sz="0" w:space="0" w:color="auto"/>
            <w:bottom w:val="none" w:sz="0" w:space="0" w:color="auto"/>
            <w:right w:val="none" w:sz="0" w:space="0" w:color="auto"/>
          </w:divBdr>
        </w:div>
        <w:div w:id="1414813433">
          <w:marLeft w:val="547"/>
          <w:marRight w:val="0"/>
          <w:marTop w:val="96"/>
          <w:marBottom w:val="0"/>
          <w:divBdr>
            <w:top w:val="none" w:sz="0" w:space="0" w:color="auto"/>
            <w:left w:val="none" w:sz="0" w:space="0" w:color="auto"/>
            <w:bottom w:val="none" w:sz="0" w:space="0" w:color="auto"/>
            <w:right w:val="none" w:sz="0" w:space="0" w:color="auto"/>
          </w:divBdr>
        </w:div>
        <w:div w:id="1502506753">
          <w:marLeft w:val="547"/>
          <w:marRight w:val="0"/>
          <w:marTop w:val="96"/>
          <w:marBottom w:val="0"/>
          <w:divBdr>
            <w:top w:val="none" w:sz="0" w:space="0" w:color="auto"/>
            <w:left w:val="none" w:sz="0" w:space="0" w:color="auto"/>
            <w:bottom w:val="none" w:sz="0" w:space="0" w:color="auto"/>
            <w:right w:val="none" w:sz="0" w:space="0" w:color="auto"/>
          </w:divBdr>
        </w:div>
      </w:divsChild>
    </w:div>
    <w:div w:id="560209797">
      <w:bodyDiv w:val="1"/>
      <w:marLeft w:val="0"/>
      <w:marRight w:val="0"/>
      <w:marTop w:val="0"/>
      <w:marBottom w:val="0"/>
      <w:divBdr>
        <w:top w:val="none" w:sz="0" w:space="0" w:color="auto"/>
        <w:left w:val="none" w:sz="0" w:space="0" w:color="auto"/>
        <w:bottom w:val="none" w:sz="0" w:space="0" w:color="auto"/>
        <w:right w:val="none" w:sz="0" w:space="0" w:color="auto"/>
      </w:divBdr>
      <w:divsChild>
        <w:div w:id="489057919">
          <w:marLeft w:val="0"/>
          <w:marRight w:val="0"/>
          <w:marTop w:val="0"/>
          <w:marBottom w:val="0"/>
          <w:divBdr>
            <w:top w:val="none" w:sz="0" w:space="0" w:color="auto"/>
            <w:left w:val="none" w:sz="0" w:space="0" w:color="auto"/>
            <w:bottom w:val="none" w:sz="0" w:space="0" w:color="auto"/>
            <w:right w:val="none" w:sz="0" w:space="0" w:color="auto"/>
          </w:divBdr>
          <w:divsChild>
            <w:div w:id="11674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9213">
      <w:bodyDiv w:val="1"/>
      <w:marLeft w:val="0"/>
      <w:marRight w:val="0"/>
      <w:marTop w:val="0"/>
      <w:marBottom w:val="0"/>
      <w:divBdr>
        <w:top w:val="none" w:sz="0" w:space="0" w:color="auto"/>
        <w:left w:val="none" w:sz="0" w:space="0" w:color="auto"/>
        <w:bottom w:val="none" w:sz="0" w:space="0" w:color="auto"/>
        <w:right w:val="none" w:sz="0" w:space="0" w:color="auto"/>
      </w:divBdr>
      <w:divsChild>
        <w:div w:id="1265839325">
          <w:marLeft w:val="0"/>
          <w:marRight w:val="0"/>
          <w:marTop w:val="0"/>
          <w:marBottom w:val="0"/>
          <w:divBdr>
            <w:top w:val="none" w:sz="0" w:space="0" w:color="auto"/>
            <w:left w:val="none" w:sz="0" w:space="0" w:color="auto"/>
            <w:bottom w:val="none" w:sz="0" w:space="0" w:color="auto"/>
            <w:right w:val="none" w:sz="0" w:space="0" w:color="auto"/>
          </w:divBdr>
          <w:divsChild>
            <w:div w:id="581917517">
              <w:marLeft w:val="0"/>
              <w:marRight w:val="0"/>
              <w:marTop w:val="0"/>
              <w:marBottom w:val="0"/>
              <w:divBdr>
                <w:top w:val="none" w:sz="0" w:space="0" w:color="auto"/>
                <w:left w:val="none" w:sz="0" w:space="0" w:color="auto"/>
                <w:bottom w:val="none" w:sz="0" w:space="0" w:color="auto"/>
                <w:right w:val="none" w:sz="0" w:space="0" w:color="auto"/>
              </w:divBdr>
              <w:divsChild>
                <w:div w:id="6694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337663">
      <w:bodyDiv w:val="1"/>
      <w:marLeft w:val="0"/>
      <w:marRight w:val="0"/>
      <w:marTop w:val="0"/>
      <w:marBottom w:val="0"/>
      <w:divBdr>
        <w:top w:val="none" w:sz="0" w:space="0" w:color="auto"/>
        <w:left w:val="none" w:sz="0" w:space="0" w:color="auto"/>
        <w:bottom w:val="none" w:sz="0" w:space="0" w:color="auto"/>
        <w:right w:val="none" w:sz="0" w:space="0" w:color="auto"/>
      </w:divBdr>
      <w:divsChild>
        <w:div w:id="919558565">
          <w:marLeft w:val="0"/>
          <w:marRight w:val="0"/>
          <w:marTop w:val="0"/>
          <w:marBottom w:val="0"/>
          <w:divBdr>
            <w:top w:val="none" w:sz="0" w:space="0" w:color="auto"/>
            <w:left w:val="none" w:sz="0" w:space="0" w:color="auto"/>
            <w:bottom w:val="none" w:sz="0" w:space="0" w:color="auto"/>
            <w:right w:val="none" w:sz="0" w:space="0" w:color="auto"/>
          </w:divBdr>
          <w:divsChild>
            <w:div w:id="111092121">
              <w:marLeft w:val="0"/>
              <w:marRight w:val="0"/>
              <w:marTop w:val="0"/>
              <w:marBottom w:val="0"/>
              <w:divBdr>
                <w:top w:val="none" w:sz="0" w:space="0" w:color="auto"/>
                <w:left w:val="none" w:sz="0" w:space="0" w:color="auto"/>
                <w:bottom w:val="none" w:sz="0" w:space="0" w:color="auto"/>
                <w:right w:val="none" w:sz="0" w:space="0" w:color="auto"/>
              </w:divBdr>
            </w:div>
            <w:div w:id="127863367">
              <w:marLeft w:val="0"/>
              <w:marRight w:val="0"/>
              <w:marTop w:val="0"/>
              <w:marBottom w:val="0"/>
              <w:divBdr>
                <w:top w:val="none" w:sz="0" w:space="0" w:color="auto"/>
                <w:left w:val="none" w:sz="0" w:space="0" w:color="auto"/>
                <w:bottom w:val="none" w:sz="0" w:space="0" w:color="auto"/>
                <w:right w:val="none" w:sz="0" w:space="0" w:color="auto"/>
              </w:divBdr>
            </w:div>
            <w:div w:id="397047548">
              <w:marLeft w:val="0"/>
              <w:marRight w:val="0"/>
              <w:marTop w:val="0"/>
              <w:marBottom w:val="0"/>
              <w:divBdr>
                <w:top w:val="none" w:sz="0" w:space="0" w:color="auto"/>
                <w:left w:val="none" w:sz="0" w:space="0" w:color="auto"/>
                <w:bottom w:val="none" w:sz="0" w:space="0" w:color="auto"/>
                <w:right w:val="none" w:sz="0" w:space="0" w:color="auto"/>
              </w:divBdr>
            </w:div>
            <w:div w:id="1119911216">
              <w:marLeft w:val="0"/>
              <w:marRight w:val="0"/>
              <w:marTop w:val="0"/>
              <w:marBottom w:val="0"/>
              <w:divBdr>
                <w:top w:val="none" w:sz="0" w:space="0" w:color="auto"/>
                <w:left w:val="none" w:sz="0" w:space="0" w:color="auto"/>
                <w:bottom w:val="none" w:sz="0" w:space="0" w:color="auto"/>
                <w:right w:val="none" w:sz="0" w:space="0" w:color="auto"/>
              </w:divBdr>
            </w:div>
            <w:div w:id="1325862794">
              <w:marLeft w:val="0"/>
              <w:marRight w:val="0"/>
              <w:marTop w:val="0"/>
              <w:marBottom w:val="0"/>
              <w:divBdr>
                <w:top w:val="none" w:sz="0" w:space="0" w:color="auto"/>
                <w:left w:val="none" w:sz="0" w:space="0" w:color="auto"/>
                <w:bottom w:val="none" w:sz="0" w:space="0" w:color="auto"/>
                <w:right w:val="none" w:sz="0" w:space="0" w:color="auto"/>
              </w:divBdr>
            </w:div>
            <w:div w:id="1385564772">
              <w:marLeft w:val="0"/>
              <w:marRight w:val="0"/>
              <w:marTop w:val="0"/>
              <w:marBottom w:val="0"/>
              <w:divBdr>
                <w:top w:val="none" w:sz="0" w:space="0" w:color="auto"/>
                <w:left w:val="none" w:sz="0" w:space="0" w:color="auto"/>
                <w:bottom w:val="none" w:sz="0" w:space="0" w:color="auto"/>
                <w:right w:val="none" w:sz="0" w:space="0" w:color="auto"/>
              </w:divBdr>
            </w:div>
            <w:div w:id="1546062999">
              <w:marLeft w:val="0"/>
              <w:marRight w:val="0"/>
              <w:marTop w:val="0"/>
              <w:marBottom w:val="0"/>
              <w:divBdr>
                <w:top w:val="none" w:sz="0" w:space="0" w:color="auto"/>
                <w:left w:val="none" w:sz="0" w:space="0" w:color="auto"/>
                <w:bottom w:val="none" w:sz="0" w:space="0" w:color="auto"/>
                <w:right w:val="none" w:sz="0" w:space="0" w:color="auto"/>
              </w:divBdr>
            </w:div>
            <w:div w:id="1905918341">
              <w:marLeft w:val="0"/>
              <w:marRight w:val="0"/>
              <w:marTop w:val="0"/>
              <w:marBottom w:val="0"/>
              <w:divBdr>
                <w:top w:val="none" w:sz="0" w:space="0" w:color="auto"/>
                <w:left w:val="none" w:sz="0" w:space="0" w:color="auto"/>
                <w:bottom w:val="none" w:sz="0" w:space="0" w:color="auto"/>
                <w:right w:val="none" w:sz="0" w:space="0" w:color="auto"/>
              </w:divBdr>
            </w:div>
            <w:div w:id="19671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3853">
      <w:bodyDiv w:val="1"/>
      <w:marLeft w:val="0"/>
      <w:marRight w:val="0"/>
      <w:marTop w:val="0"/>
      <w:marBottom w:val="0"/>
      <w:divBdr>
        <w:top w:val="none" w:sz="0" w:space="0" w:color="auto"/>
        <w:left w:val="none" w:sz="0" w:space="0" w:color="auto"/>
        <w:bottom w:val="none" w:sz="0" w:space="0" w:color="auto"/>
        <w:right w:val="none" w:sz="0" w:space="0" w:color="auto"/>
      </w:divBdr>
    </w:div>
    <w:div w:id="735782501">
      <w:bodyDiv w:val="1"/>
      <w:marLeft w:val="0"/>
      <w:marRight w:val="0"/>
      <w:marTop w:val="0"/>
      <w:marBottom w:val="0"/>
      <w:divBdr>
        <w:top w:val="none" w:sz="0" w:space="0" w:color="auto"/>
        <w:left w:val="none" w:sz="0" w:space="0" w:color="auto"/>
        <w:bottom w:val="none" w:sz="0" w:space="0" w:color="auto"/>
        <w:right w:val="none" w:sz="0" w:space="0" w:color="auto"/>
      </w:divBdr>
    </w:div>
    <w:div w:id="769665904">
      <w:bodyDiv w:val="1"/>
      <w:marLeft w:val="0"/>
      <w:marRight w:val="0"/>
      <w:marTop w:val="0"/>
      <w:marBottom w:val="0"/>
      <w:divBdr>
        <w:top w:val="none" w:sz="0" w:space="0" w:color="auto"/>
        <w:left w:val="none" w:sz="0" w:space="0" w:color="auto"/>
        <w:bottom w:val="none" w:sz="0" w:space="0" w:color="auto"/>
        <w:right w:val="none" w:sz="0" w:space="0" w:color="auto"/>
      </w:divBdr>
    </w:div>
    <w:div w:id="836188260">
      <w:bodyDiv w:val="1"/>
      <w:marLeft w:val="0"/>
      <w:marRight w:val="0"/>
      <w:marTop w:val="0"/>
      <w:marBottom w:val="0"/>
      <w:divBdr>
        <w:top w:val="none" w:sz="0" w:space="0" w:color="auto"/>
        <w:left w:val="none" w:sz="0" w:space="0" w:color="auto"/>
        <w:bottom w:val="none" w:sz="0" w:space="0" w:color="auto"/>
        <w:right w:val="none" w:sz="0" w:space="0" w:color="auto"/>
      </w:divBdr>
    </w:div>
    <w:div w:id="899483459">
      <w:bodyDiv w:val="1"/>
      <w:marLeft w:val="0"/>
      <w:marRight w:val="0"/>
      <w:marTop w:val="0"/>
      <w:marBottom w:val="0"/>
      <w:divBdr>
        <w:top w:val="none" w:sz="0" w:space="0" w:color="auto"/>
        <w:left w:val="none" w:sz="0" w:space="0" w:color="auto"/>
        <w:bottom w:val="none" w:sz="0" w:space="0" w:color="auto"/>
        <w:right w:val="none" w:sz="0" w:space="0" w:color="auto"/>
      </w:divBdr>
    </w:div>
    <w:div w:id="957223190">
      <w:bodyDiv w:val="1"/>
      <w:marLeft w:val="0"/>
      <w:marRight w:val="0"/>
      <w:marTop w:val="0"/>
      <w:marBottom w:val="0"/>
      <w:divBdr>
        <w:top w:val="none" w:sz="0" w:space="0" w:color="auto"/>
        <w:left w:val="none" w:sz="0" w:space="0" w:color="auto"/>
        <w:bottom w:val="none" w:sz="0" w:space="0" w:color="auto"/>
        <w:right w:val="none" w:sz="0" w:space="0" w:color="auto"/>
      </w:divBdr>
    </w:div>
    <w:div w:id="985158058">
      <w:bodyDiv w:val="1"/>
      <w:marLeft w:val="0"/>
      <w:marRight w:val="0"/>
      <w:marTop w:val="0"/>
      <w:marBottom w:val="0"/>
      <w:divBdr>
        <w:top w:val="none" w:sz="0" w:space="0" w:color="auto"/>
        <w:left w:val="none" w:sz="0" w:space="0" w:color="auto"/>
        <w:bottom w:val="none" w:sz="0" w:space="0" w:color="auto"/>
        <w:right w:val="none" w:sz="0" w:space="0" w:color="auto"/>
      </w:divBdr>
    </w:div>
    <w:div w:id="993991353">
      <w:bodyDiv w:val="1"/>
      <w:marLeft w:val="0"/>
      <w:marRight w:val="0"/>
      <w:marTop w:val="0"/>
      <w:marBottom w:val="0"/>
      <w:divBdr>
        <w:top w:val="none" w:sz="0" w:space="0" w:color="auto"/>
        <w:left w:val="none" w:sz="0" w:space="0" w:color="auto"/>
        <w:bottom w:val="none" w:sz="0" w:space="0" w:color="auto"/>
        <w:right w:val="none" w:sz="0" w:space="0" w:color="auto"/>
      </w:divBdr>
    </w:div>
    <w:div w:id="1170297485">
      <w:bodyDiv w:val="1"/>
      <w:marLeft w:val="0"/>
      <w:marRight w:val="0"/>
      <w:marTop w:val="0"/>
      <w:marBottom w:val="0"/>
      <w:divBdr>
        <w:top w:val="none" w:sz="0" w:space="0" w:color="auto"/>
        <w:left w:val="none" w:sz="0" w:space="0" w:color="auto"/>
        <w:bottom w:val="none" w:sz="0" w:space="0" w:color="auto"/>
        <w:right w:val="none" w:sz="0" w:space="0" w:color="auto"/>
      </w:divBdr>
    </w:div>
    <w:div w:id="1257135025">
      <w:bodyDiv w:val="1"/>
      <w:marLeft w:val="0"/>
      <w:marRight w:val="0"/>
      <w:marTop w:val="0"/>
      <w:marBottom w:val="0"/>
      <w:divBdr>
        <w:top w:val="none" w:sz="0" w:space="0" w:color="auto"/>
        <w:left w:val="none" w:sz="0" w:space="0" w:color="auto"/>
        <w:bottom w:val="none" w:sz="0" w:space="0" w:color="auto"/>
        <w:right w:val="none" w:sz="0" w:space="0" w:color="auto"/>
      </w:divBdr>
    </w:div>
    <w:div w:id="1326780217">
      <w:bodyDiv w:val="1"/>
      <w:marLeft w:val="0"/>
      <w:marRight w:val="0"/>
      <w:marTop w:val="0"/>
      <w:marBottom w:val="0"/>
      <w:divBdr>
        <w:top w:val="none" w:sz="0" w:space="0" w:color="auto"/>
        <w:left w:val="none" w:sz="0" w:space="0" w:color="auto"/>
        <w:bottom w:val="none" w:sz="0" w:space="0" w:color="auto"/>
        <w:right w:val="none" w:sz="0" w:space="0" w:color="auto"/>
      </w:divBdr>
      <w:divsChild>
        <w:div w:id="6057483">
          <w:marLeft w:val="0"/>
          <w:marRight w:val="0"/>
          <w:marTop w:val="0"/>
          <w:marBottom w:val="0"/>
          <w:divBdr>
            <w:top w:val="none" w:sz="0" w:space="0" w:color="auto"/>
            <w:left w:val="none" w:sz="0" w:space="0" w:color="auto"/>
            <w:bottom w:val="none" w:sz="0" w:space="0" w:color="auto"/>
            <w:right w:val="none" w:sz="0" w:space="0" w:color="auto"/>
          </w:divBdr>
        </w:div>
      </w:divsChild>
    </w:div>
    <w:div w:id="1332566123">
      <w:bodyDiv w:val="1"/>
      <w:marLeft w:val="0"/>
      <w:marRight w:val="0"/>
      <w:marTop w:val="0"/>
      <w:marBottom w:val="0"/>
      <w:divBdr>
        <w:top w:val="none" w:sz="0" w:space="0" w:color="auto"/>
        <w:left w:val="none" w:sz="0" w:space="0" w:color="auto"/>
        <w:bottom w:val="none" w:sz="0" w:space="0" w:color="auto"/>
        <w:right w:val="none" w:sz="0" w:space="0" w:color="auto"/>
      </w:divBdr>
    </w:div>
    <w:div w:id="1401832862">
      <w:bodyDiv w:val="1"/>
      <w:marLeft w:val="0"/>
      <w:marRight w:val="0"/>
      <w:marTop w:val="0"/>
      <w:marBottom w:val="0"/>
      <w:divBdr>
        <w:top w:val="none" w:sz="0" w:space="0" w:color="auto"/>
        <w:left w:val="none" w:sz="0" w:space="0" w:color="auto"/>
        <w:bottom w:val="none" w:sz="0" w:space="0" w:color="auto"/>
        <w:right w:val="none" w:sz="0" w:space="0" w:color="auto"/>
      </w:divBdr>
    </w:div>
    <w:div w:id="1436559227">
      <w:bodyDiv w:val="1"/>
      <w:marLeft w:val="0"/>
      <w:marRight w:val="0"/>
      <w:marTop w:val="0"/>
      <w:marBottom w:val="0"/>
      <w:divBdr>
        <w:top w:val="none" w:sz="0" w:space="0" w:color="auto"/>
        <w:left w:val="none" w:sz="0" w:space="0" w:color="auto"/>
        <w:bottom w:val="none" w:sz="0" w:space="0" w:color="auto"/>
        <w:right w:val="none" w:sz="0" w:space="0" w:color="auto"/>
      </w:divBdr>
      <w:divsChild>
        <w:div w:id="1054038922">
          <w:marLeft w:val="0"/>
          <w:marRight w:val="0"/>
          <w:marTop w:val="0"/>
          <w:marBottom w:val="0"/>
          <w:divBdr>
            <w:top w:val="none" w:sz="0" w:space="0" w:color="auto"/>
            <w:left w:val="none" w:sz="0" w:space="0" w:color="auto"/>
            <w:bottom w:val="none" w:sz="0" w:space="0" w:color="auto"/>
            <w:right w:val="none" w:sz="0" w:space="0" w:color="auto"/>
          </w:divBdr>
          <w:divsChild>
            <w:div w:id="10988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6648">
      <w:bodyDiv w:val="1"/>
      <w:marLeft w:val="0"/>
      <w:marRight w:val="0"/>
      <w:marTop w:val="0"/>
      <w:marBottom w:val="0"/>
      <w:divBdr>
        <w:top w:val="none" w:sz="0" w:space="0" w:color="auto"/>
        <w:left w:val="none" w:sz="0" w:space="0" w:color="auto"/>
        <w:bottom w:val="none" w:sz="0" w:space="0" w:color="auto"/>
        <w:right w:val="none" w:sz="0" w:space="0" w:color="auto"/>
      </w:divBdr>
    </w:div>
    <w:div w:id="1486046410">
      <w:bodyDiv w:val="1"/>
      <w:marLeft w:val="0"/>
      <w:marRight w:val="0"/>
      <w:marTop w:val="0"/>
      <w:marBottom w:val="0"/>
      <w:divBdr>
        <w:top w:val="none" w:sz="0" w:space="0" w:color="auto"/>
        <w:left w:val="none" w:sz="0" w:space="0" w:color="auto"/>
        <w:bottom w:val="none" w:sz="0" w:space="0" w:color="auto"/>
        <w:right w:val="none" w:sz="0" w:space="0" w:color="auto"/>
      </w:divBdr>
    </w:div>
    <w:div w:id="1488590324">
      <w:bodyDiv w:val="1"/>
      <w:marLeft w:val="0"/>
      <w:marRight w:val="0"/>
      <w:marTop w:val="0"/>
      <w:marBottom w:val="0"/>
      <w:divBdr>
        <w:top w:val="none" w:sz="0" w:space="0" w:color="auto"/>
        <w:left w:val="none" w:sz="0" w:space="0" w:color="auto"/>
        <w:bottom w:val="none" w:sz="0" w:space="0" w:color="auto"/>
        <w:right w:val="none" w:sz="0" w:space="0" w:color="auto"/>
      </w:divBdr>
    </w:div>
    <w:div w:id="1576934268">
      <w:bodyDiv w:val="1"/>
      <w:marLeft w:val="0"/>
      <w:marRight w:val="0"/>
      <w:marTop w:val="0"/>
      <w:marBottom w:val="0"/>
      <w:divBdr>
        <w:top w:val="none" w:sz="0" w:space="0" w:color="auto"/>
        <w:left w:val="none" w:sz="0" w:space="0" w:color="auto"/>
        <w:bottom w:val="none" w:sz="0" w:space="0" w:color="auto"/>
        <w:right w:val="none" w:sz="0" w:space="0" w:color="auto"/>
      </w:divBdr>
    </w:div>
    <w:div w:id="1639072542">
      <w:bodyDiv w:val="1"/>
      <w:marLeft w:val="0"/>
      <w:marRight w:val="0"/>
      <w:marTop w:val="0"/>
      <w:marBottom w:val="0"/>
      <w:divBdr>
        <w:top w:val="none" w:sz="0" w:space="0" w:color="auto"/>
        <w:left w:val="none" w:sz="0" w:space="0" w:color="auto"/>
        <w:bottom w:val="none" w:sz="0" w:space="0" w:color="auto"/>
        <w:right w:val="none" w:sz="0" w:space="0" w:color="auto"/>
      </w:divBdr>
    </w:div>
    <w:div w:id="1643726955">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2">
          <w:marLeft w:val="547"/>
          <w:marRight w:val="0"/>
          <w:marTop w:val="96"/>
          <w:marBottom w:val="0"/>
          <w:divBdr>
            <w:top w:val="none" w:sz="0" w:space="0" w:color="auto"/>
            <w:left w:val="none" w:sz="0" w:space="0" w:color="auto"/>
            <w:bottom w:val="none" w:sz="0" w:space="0" w:color="auto"/>
            <w:right w:val="none" w:sz="0" w:space="0" w:color="auto"/>
          </w:divBdr>
        </w:div>
      </w:divsChild>
    </w:div>
    <w:div w:id="1684629967">
      <w:bodyDiv w:val="1"/>
      <w:marLeft w:val="0"/>
      <w:marRight w:val="0"/>
      <w:marTop w:val="0"/>
      <w:marBottom w:val="0"/>
      <w:divBdr>
        <w:top w:val="none" w:sz="0" w:space="0" w:color="auto"/>
        <w:left w:val="none" w:sz="0" w:space="0" w:color="auto"/>
        <w:bottom w:val="none" w:sz="0" w:space="0" w:color="auto"/>
        <w:right w:val="none" w:sz="0" w:space="0" w:color="auto"/>
      </w:divBdr>
      <w:divsChild>
        <w:div w:id="408232892">
          <w:marLeft w:val="547"/>
          <w:marRight w:val="0"/>
          <w:marTop w:val="134"/>
          <w:marBottom w:val="0"/>
          <w:divBdr>
            <w:top w:val="none" w:sz="0" w:space="0" w:color="auto"/>
            <w:left w:val="none" w:sz="0" w:space="0" w:color="auto"/>
            <w:bottom w:val="none" w:sz="0" w:space="0" w:color="auto"/>
            <w:right w:val="none" w:sz="0" w:space="0" w:color="auto"/>
          </w:divBdr>
        </w:div>
        <w:div w:id="467551121">
          <w:marLeft w:val="547"/>
          <w:marRight w:val="0"/>
          <w:marTop w:val="134"/>
          <w:marBottom w:val="0"/>
          <w:divBdr>
            <w:top w:val="none" w:sz="0" w:space="0" w:color="auto"/>
            <w:left w:val="none" w:sz="0" w:space="0" w:color="auto"/>
            <w:bottom w:val="none" w:sz="0" w:space="0" w:color="auto"/>
            <w:right w:val="none" w:sz="0" w:space="0" w:color="auto"/>
          </w:divBdr>
        </w:div>
        <w:div w:id="472602861">
          <w:marLeft w:val="1166"/>
          <w:marRight w:val="0"/>
          <w:marTop w:val="77"/>
          <w:marBottom w:val="0"/>
          <w:divBdr>
            <w:top w:val="none" w:sz="0" w:space="0" w:color="auto"/>
            <w:left w:val="none" w:sz="0" w:space="0" w:color="auto"/>
            <w:bottom w:val="none" w:sz="0" w:space="0" w:color="auto"/>
            <w:right w:val="none" w:sz="0" w:space="0" w:color="auto"/>
          </w:divBdr>
        </w:div>
        <w:div w:id="748888088">
          <w:marLeft w:val="547"/>
          <w:marRight w:val="0"/>
          <w:marTop w:val="134"/>
          <w:marBottom w:val="0"/>
          <w:divBdr>
            <w:top w:val="none" w:sz="0" w:space="0" w:color="auto"/>
            <w:left w:val="none" w:sz="0" w:space="0" w:color="auto"/>
            <w:bottom w:val="none" w:sz="0" w:space="0" w:color="auto"/>
            <w:right w:val="none" w:sz="0" w:space="0" w:color="auto"/>
          </w:divBdr>
        </w:div>
        <w:div w:id="1159924986">
          <w:marLeft w:val="547"/>
          <w:marRight w:val="0"/>
          <w:marTop w:val="134"/>
          <w:marBottom w:val="0"/>
          <w:divBdr>
            <w:top w:val="none" w:sz="0" w:space="0" w:color="auto"/>
            <w:left w:val="none" w:sz="0" w:space="0" w:color="auto"/>
            <w:bottom w:val="none" w:sz="0" w:space="0" w:color="auto"/>
            <w:right w:val="none" w:sz="0" w:space="0" w:color="auto"/>
          </w:divBdr>
        </w:div>
        <w:div w:id="1350330169">
          <w:marLeft w:val="1166"/>
          <w:marRight w:val="0"/>
          <w:marTop w:val="77"/>
          <w:marBottom w:val="0"/>
          <w:divBdr>
            <w:top w:val="none" w:sz="0" w:space="0" w:color="auto"/>
            <w:left w:val="none" w:sz="0" w:space="0" w:color="auto"/>
            <w:bottom w:val="none" w:sz="0" w:space="0" w:color="auto"/>
            <w:right w:val="none" w:sz="0" w:space="0" w:color="auto"/>
          </w:divBdr>
        </w:div>
        <w:div w:id="1378049490">
          <w:marLeft w:val="1166"/>
          <w:marRight w:val="0"/>
          <w:marTop w:val="77"/>
          <w:marBottom w:val="0"/>
          <w:divBdr>
            <w:top w:val="none" w:sz="0" w:space="0" w:color="auto"/>
            <w:left w:val="none" w:sz="0" w:space="0" w:color="auto"/>
            <w:bottom w:val="none" w:sz="0" w:space="0" w:color="auto"/>
            <w:right w:val="none" w:sz="0" w:space="0" w:color="auto"/>
          </w:divBdr>
        </w:div>
        <w:div w:id="1454980578">
          <w:marLeft w:val="1166"/>
          <w:marRight w:val="0"/>
          <w:marTop w:val="77"/>
          <w:marBottom w:val="0"/>
          <w:divBdr>
            <w:top w:val="none" w:sz="0" w:space="0" w:color="auto"/>
            <w:left w:val="none" w:sz="0" w:space="0" w:color="auto"/>
            <w:bottom w:val="none" w:sz="0" w:space="0" w:color="auto"/>
            <w:right w:val="none" w:sz="0" w:space="0" w:color="auto"/>
          </w:divBdr>
        </w:div>
        <w:div w:id="2036225973">
          <w:marLeft w:val="1166"/>
          <w:marRight w:val="0"/>
          <w:marTop w:val="77"/>
          <w:marBottom w:val="0"/>
          <w:divBdr>
            <w:top w:val="none" w:sz="0" w:space="0" w:color="auto"/>
            <w:left w:val="none" w:sz="0" w:space="0" w:color="auto"/>
            <w:bottom w:val="none" w:sz="0" w:space="0" w:color="auto"/>
            <w:right w:val="none" w:sz="0" w:space="0" w:color="auto"/>
          </w:divBdr>
        </w:div>
      </w:divsChild>
    </w:div>
    <w:div w:id="1722903790">
      <w:bodyDiv w:val="1"/>
      <w:marLeft w:val="0"/>
      <w:marRight w:val="0"/>
      <w:marTop w:val="0"/>
      <w:marBottom w:val="0"/>
      <w:divBdr>
        <w:top w:val="none" w:sz="0" w:space="0" w:color="auto"/>
        <w:left w:val="none" w:sz="0" w:space="0" w:color="auto"/>
        <w:bottom w:val="none" w:sz="0" w:space="0" w:color="auto"/>
        <w:right w:val="none" w:sz="0" w:space="0" w:color="auto"/>
      </w:divBdr>
    </w:div>
    <w:div w:id="1735733762">
      <w:bodyDiv w:val="1"/>
      <w:marLeft w:val="0"/>
      <w:marRight w:val="0"/>
      <w:marTop w:val="0"/>
      <w:marBottom w:val="0"/>
      <w:divBdr>
        <w:top w:val="none" w:sz="0" w:space="0" w:color="auto"/>
        <w:left w:val="none" w:sz="0" w:space="0" w:color="auto"/>
        <w:bottom w:val="none" w:sz="0" w:space="0" w:color="auto"/>
        <w:right w:val="none" w:sz="0" w:space="0" w:color="auto"/>
      </w:divBdr>
    </w:div>
    <w:div w:id="1780681159">
      <w:bodyDiv w:val="1"/>
      <w:marLeft w:val="0"/>
      <w:marRight w:val="0"/>
      <w:marTop w:val="0"/>
      <w:marBottom w:val="0"/>
      <w:divBdr>
        <w:top w:val="none" w:sz="0" w:space="0" w:color="auto"/>
        <w:left w:val="none" w:sz="0" w:space="0" w:color="auto"/>
        <w:bottom w:val="none" w:sz="0" w:space="0" w:color="auto"/>
        <w:right w:val="none" w:sz="0" w:space="0" w:color="auto"/>
      </w:divBdr>
    </w:div>
    <w:div w:id="1862473682">
      <w:bodyDiv w:val="1"/>
      <w:marLeft w:val="0"/>
      <w:marRight w:val="0"/>
      <w:marTop w:val="0"/>
      <w:marBottom w:val="0"/>
      <w:divBdr>
        <w:top w:val="none" w:sz="0" w:space="0" w:color="auto"/>
        <w:left w:val="none" w:sz="0" w:space="0" w:color="auto"/>
        <w:bottom w:val="none" w:sz="0" w:space="0" w:color="auto"/>
        <w:right w:val="none" w:sz="0" w:space="0" w:color="auto"/>
      </w:divBdr>
    </w:div>
    <w:div w:id="1921333554">
      <w:bodyDiv w:val="1"/>
      <w:marLeft w:val="0"/>
      <w:marRight w:val="0"/>
      <w:marTop w:val="0"/>
      <w:marBottom w:val="0"/>
      <w:divBdr>
        <w:top w:val="none" w:sz="0" w:space="0" w:color="auto"/>
        <w:left w:val="none" w:sz="0" w:space="0" w:color="auto"/>
        <w:bottom w:val="none" w:sz="0" w:space="0" w:color="auto"/>
        <w:right w:val="none" w:sz="0" w:space="0" w:color="auto"/>
      </w:divBdr>
      <w:divsChild>
        <w:div w:id="553003673">
          <w:marLeft w:val="1800"/>
          <w:marRight w:val="0"/>
          <w:marTop w:val="77"/>
          <w:marBottom w:val="0"/>
          <w:divBdr>
            <w:top w:val="none" w:sz="0" w:space="0" w:color="auto"/>
            <w:left w:val="none" w:sz="0" w:space="0" w:color="auto"/>
            <w:bottom w:val="none" w:sz="0" w:space="0" w:color="auto"/>
            <w:right w:val="none" w:sz="0" w:space="0" w:color="auto"/>
          </w:divBdr>
        </w:div>
        <w:div w:id="768696928">
          <w:marLeft w:val="1166"/>
          <w:marRight w:val="0"/>
          <w:marTop w:val="96"/>
          <w:marBottom w:val="0"/>
          <w:divBdr>
            <w:top w:val="none" w:sz="0" w:space="0" w:color="auto"/>
            <w:left w:val="none" w:sz="0" w:space="0" w:color="auto"/>
            <w:bottom w:val="none" w:sz="0" w:space="0" w:color="auto"/>
            <w:right w:val="none" w:sz="0" w:space="0" w:color="auto"/>
          </w:divBdr>
        </w:div>
        <w:div w:id="835069384">
          <w:marLeft w:val="1800"/>
          <w:marRight w:val="0"/>
          <w:marTop w:val="77"/>
          <w:marBottom w:val="0"/>
          <w:divBdr>
            <w:top w:val="none" w:sz="0" w:space="0" w:color="auto"/>
            <w:left w:val="none" w:sz="0" w:space="0" w:color="auto"/>
            <w:bottom w:val="none" w:sz="0" w:space="0" w:color="auto"/>
            <w:right w:val="none" w:sz="0" w:space="0" w:color="auto"/>
          </w:divBdr>
        </w:div>
        <w:div w:id="985821490">
          <w:marLeft w:val="1800"/>
          <w:marRight w:val="0"/>
          <w:marTop w:val="77"/>
          <w:marBottom w:val="0"/>
          <w:divBdr>
            <w:top w:val="none" w:sz="0" w:space="0" w:color="auto"/>
            <w:left w:val="none" w:sz="0" w:space="0" w:color="auto"/>
            <w:bottom w:val="none" w:sz="0" w:space="0" w:color="auto"/>
            <w:right w:val="none" w:sz="0" w:space="0" w:color="auto"/>
          </w:divBdr>
        </w:div>
        <w:div w:id="2111926698">
          <w:marLeft w:val="1166"/>
          <w:marRight w:val="0"/>
          <w:marTop w:val="96"/>
          <w:marBottom w:val="0"/>
          <w:divBdr>
            <w:top w:val="none" w:sz="0" w:space="0" w:color="auto"/>
            <w:left w:val="none" w:sz="0" w:space="0" w:color="auto"/>
            <w:bottom w:val="none" w:sz="0" w:space="0" w:color="auto"/>
            <w:right w:val="none" w:sz="0" w:space="0" w:color="auto"/>
          </w:divBdr>
        </w:div>
      </w:divsChild>
    </w:div>
    <w:div w:id="1926302855">
      <w:bodyDiv w:val="1"/>
      <w:marLeft w:val="0"/>
      <w:marRight w:val="0"/>
      <w:marTop w:val="0"/>
      <w:marBottom w:val="0"/>
      <w:divBdr>
        <w:top w:val="none" w:sz="0" w:space="0" w:color="auto"/>
        <w:left w:val="none" w:sz="0" w:space="0" w:color="auto"/>
        <w:bottom w:val="none" w:sz="0" w:space="0" w:color="auto"/>
        <w:right w:val="none" w:sz="0" w:space="0" w:color="auto"/>
      </w:divBdr>
    </w:div>
    <w:div w:id="1933783516">
      <w:bodyDiv w:val="1"/>
      <w:marLeft w:val="0"/>
      <w:marRight w:val="0"/>
      <w:marTop w:val="0"/>
      <w:marBottom w:val="0"/>
      <w:divBdr>
        <w:top w:val="none" w:sz="0" w:space="0" w:color="auto"/>
        <w:left w:val="none" w:sz="0" w:space="0" w:color="auto"/>
        <w:bottom w:val="none" w:sz="0" w:space="0" w:color="auto"/>
        <w:right w:val="none" w:sz="0" w:space="0" w:color="auto"/>
      </w:divBdr>
    </w:div>
    <w:div w:id="1965766163">
      <w:bodyDiv w:val="1"/>
      <w:marLeft w:val="0"/>
      <w:marRight w:val="0"/>
      <w:marTop w:val="0"/>
      <w:marBottom w:val="0"/>
      <w:divBdr>
        <w:top w:val="none" w:sz="0" w:space="0" w:color="auto"/>
        <w:left w:val="none" w:sz="0" w:space="0" w:color="auto"/>
        <w:bottom w:val="none" w:sz="0" w:space="0" w:color="auto"/>
        <w:right w:val="none" w:sz="0" w:space="0" w:color="auto"/>
      </w:divBdr>
    </w:div>
    <w:div w:id="2110466658">
      <w:bodyDiv w:val="1"/>
      <w:marLeft w:val="0"/>
      <w:marRight w:val="0"/>
      <w:marTop w:val="0"/>
      <w:marBottom w:val="0"/>
      <w:divBdr>
        <w:top w:val="none" w:sz="0" w:space="0" w:color="auto"/>
        <w:left w:val="none" w:sz="0" w:space="0" w:color="auto"/>
        <w:bottom w:val="none" w:sz="0" w:space="0" w:color="auto"/>
        <w:right w:val="none" w:sz="0" w:space="0" w:color="auto"/>
      </w:divBdr>
    </w:div>
    <w:div w:id="211216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javascript:openWindow3('cim_pop_savesearch.asp?SID=%5eHF8KAxREl0nihRVcVKWgVGn1lpZKoBwnF_slp_rhc_hFEBgXjR4/p3R9QNEJKuKLisEOg332');" TargetMode="External"/><Relationship Id="rId26" Type="http://schemas.openxmlformats.org/officeDocument/2006/relationships/hyperlink" Target="https://inside.ikea.com/careerlearning/JobVacancies/Pages/default.aspx"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preview.ikea.com/ms/en_SE/this-is-ikea/available-jobs/index.html" TargetMode="External"/><Relationship Id="rId34" Type="http://schemas.openxmlformats.org/officeDocument/2006/relationships/hyperlink" Target="http://www.ikea.com/webapp/wcs/stores/servlet/IrwJobSearch" TargetMode="External"/><Relationship Id="rId42" Type="http://schemas.openxmlformats.org/officeDocument/2006/relationships/hyperlink" Target="https://service.projectplace.com/pp/pp.cgi/r766931264" TargetMode="External"/><Relationship Id="rId47" Type="http://schemas.openxmlformats.org/officeDocument/2006/relationships/hyperlink" Target="https://service.projectplace.com/pp/pp.cgi/r1218177223"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jobs.brassring.com/2057/asp/tg/cim_advsearch.asp?SID=%5eHF8KAxREl0nihRVcVKWgVGn1lpZKoBwnF_slp_rhc_hFEBgXjR4/p3R9QNEJKuKLisEOg332" TargetMode="External"/><Relationship Id="rId25" Type="http://schemas.openxmlformats.org/officeDocument/2006/relationships/image" Target="media/image11.png"/><Relationship Id="rId33" Type="http://schemas.openxmlformats.org/officeDocument/2006/relationships/hyperlink" Target="http://www.ikea.com/webapp/wcs/stores/servlet/IrwJobSearch?storeId=7&amp;langId=-20&amp;target_page=login&amp;returnURL=/ms/en_GB/this-is-ikea/available-jobs/index.html" TargetMode="External"/><Relationship Id="rId38" Type="http://schemas.openxmlformats.org/officeDocument/2006/relationships/hyperlink" Target="https://sjobs.brassring.com/2057/asp/tg/pds_pop_lostpassword.asp?SID=%5ep7nVtozU6/3ZDj7YndnRNmXr84BxtyOyVZE9DsYhhmLsyw7xuJ9uHJsP768Q7atY" TargetMode="External"/><Relationship Id="rId46" Type="http://schemas.openxmlformats.org/officeDocument/2006/relationships/hyperlink" Target="https://service.projectplace.com/pp/pp.cgi/r95829123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cid:image006.jpg@01D1C7D1.3F6263C0" TargetMode="External"/><Relationship Id="rId29" Type="http://schemas.openxmlformats.org/officeDocument/2006/relationships/hyperlink" Target="http://www.ikea.com/ms/en_GB/this-is-ikea/available-jobs/index.html"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kea.com/ms/en_GB/about-the-ikea-group/available-jobs/index.html" TargetMode="External"/><Relationship Id="rId32" Type="http://schemas.openxmlformats.org/officeDocument/2006/relationships/hyperlink" Target="http://www.ikea.com/webapp/wcs/stores/servlet/IrwJobSearch?storeId=7&amp;langId=-20&amp;target_page=advanced_search&amp;returnURL=/ms/en_GB/this-is-ikea/available-jobs/index.html" TargetMode="External"/><Relationship Id="rId37" Type="http://schemas.openxmlformats.org/officeDocument/2006/relationships/hyperlink" Target="https://sjobs.brassring.com/2057/asp/tg/cim_pop_privacypolicy.asp?PS=1&amp;RegType=Lite_Home&amp;ref=428201645833&amp;SID=%5ep7nVtozU6/3ZDj7YndnRNmXr84BxtyOyVZE9DsYhhmLsyw7xuJ9uHJsP768Q7atY" TargetMode="External"/><Relationship Id="rId40" Type="http://schemas.openxmlformats.org/officeDocument/2006/relationships/image" Target="media/image14.png"/><Relationship Id="rId45" Type="http://schemas.openxmlformats.org/officeDocument/2006/relationships/hyperlink" Target="https://service.projectplace.com/pp/pp.cgi/r770672053"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kea.com/ms/en_GB/this-is-ikea/available-jobs/index.html" TargetMode="External"/><Relationship Id="rId28" Type="http://schemas.openxmlformats.org/officeDocument/2006/relationships/hyperlink" Target="http://www.ikea.com/ms/en_GB/this-is-ikea/working-at-the-ikea-group/index.html" TargetMode="External"/><Relationship Id="rId36" Type="http://schemas.openxmlformats.org/officeDocument/2006/relationships/hyperlink" Target="https://sjobs.brassring.com/2057/asp/tg/help/TG_help.asp?&amp;type=help" TargetMode="External"/><Relationship Id="rId49" Type="http://schemas.openxmlformats.org/officeDocument/2006/relationships/footer" Target="footer1.xml"/><Relationship Id="rId57"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www.ikea.com/webapp/wcs/stores/servlet/IrwJobSearch" TargetMode="External"/><Relationship Id="rId44" Type="http://schemas.openxmlformats.org/officeDocument/2006/relationships/hyperlink" Target="https://service.projectplace.com/pp/pp.cgi/r76693451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review.ikea.com/ms/en_SE/this-is-ikea/available-jobs/index.html" TargetMode="External"/><Relationship Id="rId27" Type="http://schemas.openxmlformats.org/officeDocument/2006/relationships/image" Target="media/image12.png"/><Relationship Id="rId30" Type="http://schemas.openxmlformats.org/officeDocument/2006/relationships/hyperlink" Target="http://www.ikea.com/ms/en_GB/about-the-ikea-group/available-jobs/index.html" TargetMode="External"/><Relationship Id="rId35" Type="http://schemas.openxmlformats.org/officeDocument/2006/relationships/hyperlink" Target="http://www.ikea.com/webapp/wcs/stores/servlet/IrwJobSearch" TargetMode="External"/><Relationship Id="rId43" Type="http://schemas.openxmlformats.org/officeDocument/2006/relationships/hyperlink" Target="https://service.projectplace.com/pp/pp.cgi/r849875018"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9281B1-67BC-46A2-AF0D-35DDAF1EE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33</Pages>
  <Words>6629</Words>
  <Characters>37791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Update IKEA Jobs search to use Brassring API</vt:lpstr>
    </vt:vector>
  </TitlesOfParts>
  <Company>Capgemini</Company>
  <LinksUpToDate>false</LinksUpToDate>
  <CharactersWithSpaces>44332</CharactersWithSpaces>
  <SharedDoc>false</SharedDoc>
  <HLinks>
    <vt:vector size="150" baseType="variant">
      <vt:variant>
        <vt:i4>2424944</vt:i4>
      </vt:variant>
      <vt:variant>
        <vt:i4>162</vt:i4>
      </vt:variant>
      <vt:variant>
        <vt:i4>0</vt:i4>
      </vt:variant>
      <vt:variant>
        <vt:i4>5</vt:i4>
      </vt:variant>
      <vt:variant>
        <vt:lpwstr>https://service.projectplace.com/pp/pp.cgi/r1218177223</vt:lpwstr>
      </vt:variant>
      <vt:variant>
        <vt:lpwstr/>
      </vt:variant>
      <vt:variant>
        <vt:i4>1835086</vt:i4>
      </vt:variant>
      <vt:variant>
        <vt:i4>159</vt:i4>
      </vt:variant>
      <vt:variant>
        <vt:i4>0</vt:i4>
      </vt:variant>
      <vt:variant>
        <vt:i4>5</vt:i4>
      </vt:variant>
      <vt:variant>
        <vt:lpwstr>https://service.projectplace.com/pp/pp.cgi/r958291235</vt:lpwstr>
      </vt:variant>
      <vt:variant>
        <vt:lpwstr/>
      </vt:variant>
      <vt:variant>
        <vt:i4>2031684</vt:i4>
      </vt:variant>
      <vt:variant>
        <vt:i4>156</vt:i4>
      </vt:variant>
      <vt:variant>
        <vt:i4>0</vt:i4>
      </vt:variant>
      <vt:variant>
        <vt:i4>5</vt:i4>
      </vt:variant>
      <vt:variant>
        <vt:lpwstr>https://service.projectplace.com/pp/pp.cgi/r770672053</vt:lpwstr>
      </vt:variant>
      <vt:variant>
        <vt:lpwstr/>
      </vt:variant>
      <vt:variant>
        <vt:i4>1245251</vt:i4>
      </vt:variant>
      <vt:variant>
        <vt:i4>153</vt:i4>
      </vt:variant>
      <vt:variant>
        <vt:i4>0</vt:i4>
      </vt:variant>
      <vt:variant>
        <vt:i4>5</vt:i4>
      </vt:variant>
      <vt:variant>
        <vt:lpwstr>https://service.projectplace.com/pp/pp.cgi/r766934514</vt:lpwstr>
      </vt:variant>
      <vt:variant>
        <vt:lpwstr/>
      </vt:variant>
      <vt:variant>
        <vt:i4>1114178</vt:i4>
      </vt:variant>
      <vt:variant>
        <vt:i4>150</vt:i4>
      </vt:variant>
      <vt:variant>
        <vt:i4>0</vt:i4>
      </vt:variant>
      <vt:variant>
        <vt:i4>5</vt:i4>
      </vt:variant>
      <vt:variant>
        <vt:lpwstr>https://service.projectplace.com/pp/pp.cgi/r849875018</vt:lpwstr>
      </vt:variant>
      <vt:variant>
        <vt:lpwstr/>
      </vt:variant>
      <vt:variant>
        <vt:i4>1114180</vt:i4>
      </vt:variant>
      <vt:variant>
        <vt:i4>147</vt:i4>
      </vt:variant>
      <vt:variant>
        <vt:i4>0</vt:i4>
      </vt:variant>
      <vt:variant>
        <vt:i4>5</vt:i4>
      </vt:variant>
      <vt:variant>
        <vt:lpwstr>https://service.projectplace.com/pp/pp.cgi/r766931264</vt:lpwstr>
      </vt:variant>
      <vt:variant>
        <vt:lpwstr/>
      </vt:variant>
      <vt:variant>
        <vt:i4>851995</vt:i4>
      </vt:variant>
      <vt:variant>
        <vt:i4>138</vt:i4>
      </vt:variant>
      <vt:variant>
        <vt:i4>0</vt:i4>
      </vt:variant>
      <vt:variant>
        <vt:i4>5</vt:i4>
      </vt:variant>
      <vt:variant>
        <vt:lpwstr>https://sjobs.brassring.com/2057/asp/tg/pds_pop_lostpassword.asp?SID=%5ep7nVtozU6/3ZDj7YndnRNmXr84BxtyOyVZE9DsYhhmLsyw7xuJ9uHJsP768Q7atY</vt:lpwstr>
      </vt:variant>
      <vt:variant>
        <vt:lpwstr/>
      </vt:variant>
      <vt:variant>
        <vt:i4>6422534</vt:i4>
      </vt:variant>
      <vt:variant>
        <vt:i4>135</vt:i4>
      </vt:variant>
      <vt:variant>
        <vt:i4>0</vt:i4>
      </vt:variant>
      <vt:variant>
        <vt:i4>5</vt:i4>
      </vt:variant>
      <vt:variant>
        <vt:lpwstr>https://sjobs.brassring.com/2057/asp/tg/cim_pop_privacypolicy.asp?PS=1&amp;RegType=Lite_Home&amp;ref=428201645833&amp;SID=%5ep7nVtozU6/3ZDj7YndnRNmXr84BxtyOyVZE9DsYhhmLsyw7xuJ9uHJsP768Q7atY</vt:lpwstr>
      </vt:variant>
      <vt:variant>
        <vt:lpwstr/>
      </vt:variant>
      <vt:variant>
        <vt:i4>6553688</vt:i4>
      </vt:variant>
      <vt:variant>
        <vt:i4>132</vt:i4>
      </vt:variant>
      <vt:variant>
        <vt:i4>0</vt:i4>
      </vt:variant>
      <vt:variant>
        <vt:i4>5</vt:i4>
      </vt:variant>
      <vt:variant>
        <vt:lpwstr>https://sjobs.brassring.com/2057/asp/tg/help/TG_help.asp?&amp;type=help</vt:lpwstr>
      </vt:variant>
      <vt:variant>
        <vt:lpwstr>cim_advsearch_help</vt:lpwstr>
      </vt:variant>
      <vt:variant>
        <vt:i4>3342398</vt:i4>
      </vt:variant>
      <vt:variant>
        <vt:i4>129</vt:i4>
      </vt:variant>
      <vt:variant>
        <vt:i4>0</vt:i4>
      </vt:variant>
      <vt:variant>
        <vt:i4>5</vt:i4>
      </vt:variant>
      <vt:variant>
        <vt:lpwstr>http://www.ikea.com/webapp/wcs/stores/servlet/IrwJobSearch</vt:lpwstr>
      </vt:variant>
      <vt:variant>
        <vt:lpwstr/>
      </vt:variant>
      <vt:variant>
        <vt:i4>3342398</vt:i4>
      </vt:variant>
      <vt:variant>
        <vt:i4>126</vt:i4>
      </vt:variant>
      <vt:variant>
        <vt:i4>0</vt:i4>
      </vt:variant>
      <vt:variant>
        <vt:i4>5</vt:i4>
      </vt:variant>
      <vt:variant>
        <vt:lpwstr>http://www.ikea.com/webapp/wcs/stores/servlet/IrwJobSearch</vt:lpwstr>
      </vt:variant>
      <vt:variant>
        <vt:lpwstr/>
      </vt:variant>
      <vt:variant>
        <vt:i4>5373965</vt:i4>
      </vt:variant>
      <vt:variant>
        <vt:i4>123</vt:i4>
      </vt:variant>
      <vt:variant>
        <vt:i4>0</vt:i4>
      </vt:variant>
      <vt:variant>
        <vt:i4>5</vt:i4>
      </vt:variant>
      <vt:variant>
        <vt:lpwstr>http://www.ikea.com/webapp/wcs/stores/servlet/IrwJobSearch?storeId=7&amp;langId=-20&amp;target_page=login&amp;returnURL=/ms/en_GB/this-is-ikea/available-jobs/index.html</vt:lpwstr>
      </vt:variant>
      <vt:variant>
        <vt:lpwstr/>
      </vt:variant>
      <vt:variant>
        <vt:i4>2555988</vt:i4>
      </vt:variant>
      <vt:variant>
        <vt:i4>120</vt:i4>
      </vt:variant>
      <vt:variant>
        <vt:i4>0</vt:i4>
      </vt:variant>
      <vt:variant>
        <vt:i4>5</vt:i4>
      </vt:variant>
      <vt:variant>
        <vt:lpwstr>http://www.ikea.com/webapp/wcs/stores/servlet/IrwJobSearch?storeId=7&amp;langId=-20&amp;target_page=advanced_search&amp;returnURL=/ms/en_GB/this-is-ikea/available-jobs/index.html</vt:lpwstr>
      </vt:variant>
      <vt:variant>
        <vt:lpwstr/>
      </vt:variant>
      <vt:variant>
        <vt:i4>3342398</vt:i4>
      </vt:variant>
      <vt:variant>
        <vt:i4>117</vt:i4>
      </vt:variant>
      <vt:variant>
        <vt:i4>0</vt:i4>
      </vt:variant>
      <vt:variant>
        <vt:i4>5</vt:i4>
      </vt:variant>
      <vt:variant>
        <vt:lpwstr>http://www.ikea.com/webapp/wcs/stores/servlet/IrwJobSearch</vt:lpwstr>
      </vt:variant>
      <vt:variant>
        <vt:lpwstr/>
      </vt:variant>
      <vt:variant>
        <vt:i4>5439520</vt:i4>
      </vt:variant>
      <vt:variant>
        <vt:i4>114</vt:i4>
      </vt:variant>
      <vt:variant>
        <vt:i4>0</vt:i4>
      </vt:variant>
      <vt:variant>
        <vt:i4>5</vt:i4>
      </vt:variant>
      <vt:variant>
        <vt:lpwstr>http://www.ikea.com/ms/en_GB/about-the-ikea-group/available-jobs/index.html</vt:lpwstr>
      </vt:variant>
      <vt:variant>
        <vt:lpwstr/>
      </vt:variant>
      <vt:variant>
        <vt:i4>5308536</vt:i4>
      </vt:variant>
      <vt:variant>
        <vt:i4>111</vt:i4>
      </vt:variant>
      <vt:variant>
        <vt:i4>0</vt:i4>
      </vt:variant>
      <vt:variant>
        <vt:i4>5</vt:i4>
      </vt:variant>
      <vt:variant>
        <vt:lpwstr>http://www.ikea.com/ms/en_GB/this-is-ikea/available-jobs/index.html</vt:lpwstr>
      </vt:variant>
      <vt:variant>
        <vt:lpwstr/>
      </vt:variant>
      <vt:variant>
        <vt:i4>1310821</vt:i4>
      </vt:variant>
      <vt:variant>
        <vt:i4>108</vt:i4>
      </vt:variant>
      <vt:variant>
        <vt:i4>0</vt:i4>
      </vt:variant>
      <vt:variant>
        <vt:i4>5</vt:i4>
      </vt:variant>
      <vt:variant>
        <vt:lpwstr>http://www.ikea.com/ms/en_GB/this-is-ikea/working-at-the-ikea-group/index.html</vt:lpwstr>
      </vt:variant>
      <vt:variant>
        <vt:lpwstr/>
      </vt:variant>
      <vt:variant>
        <vt:i4>3735610</vt:i4>
      </vt:variant>
      <vt:variant>
        <vt:i4>99</vt:i4>
      </vt:variant>
      <vt:variant>
        <vt:i4>0</vt:i4>
      </vt:variant>
      <vt:variant>
        <vt:i4>5</vt:i4>
      </vt:variant>
      <vt:variant>
        <vt:lpwstr>https://inside.ikea.com/careerlearning/JobVacancies/Pages/default.aspx</vt:lpwstr>
      </vt:variant>
      <vt:variant>
        <vt:lpwstr/>
      </vt:variant>
      <vt:variant>
        <vt:i4>5439520</vt:i4>
      </vt:variant>
      <vt:variant>
        <vt:i4>96</vt:i4>
      </vt:variant>
      <vt:variant>
        <vt:i4>0</vt:i4>
      </vt:variant>
      <vt:variant>
        <vt:i4>5</vt:i4>
      </vt:variant>
      <vt:variant>
        <vt:lpwstr>http://www.ikea.com/ms/en_GB/about-the-ikea-group/available-jobs/index.html</vt:lpwstr>
      </vt:variant>
      <vt:variant>
        <vt:lpwstr/>
      </vt:variant>
      <vt:variant>
        <vt:i4>5308536</vt:i4>
      </vt:variant>
      <vt:variant>
        <vt:i4>93</vt:i4>
      </vt:variant>
      <vt:variant>
        <vt:i4>0</vt:i4>
      </vt:variant>
      <vt:variant>
        <vt:i4>5</vt:i4>
      </vt:variant>
      <vt:variant>
        <vt:lpwstr>http://www.ikea.com/ms/en_GB/this-is-ikea/available-jobs/index.html</vt:lpwstr>
      </vt:variant>
      <vt:variant>
        <vt:lpwstr/>
      </vt:variant>
      <vt:variant>
        <vt:i4>6094970</vt:i4>
      </vt:variant>
      <vt:variant>
        <vt:i4>90</vt:i4>
      </vt:variant>
      <vt:variant>
        <vt:i4>0</vt:i4>
      </vt:variant>
      <vt:variant>
        <vt:i4>5</vt:i4>
      </vt:variant>
      <vt:variant>
        <vt:lpwstr>http://preview.ikea.com/ms/en_SE/this-is-ikea/available-jobs/index.html</vt:lpwstr>
      </vt:variant>
      <vt:variant>
        <vt:lpwstr/>
      </vt:variant>
      <vt:variant>
        <vt:i4>6094970</vt:i4>
      </vt:variant>
      <vt:variant>
        <vt:i4>87</vt:i4>
      </vt:variant>
      <vt:variant>
        <vt:i4>0</vt:i4>
      </vt:variant>
      <vt:variant>
        <vt:i4>5</vt:i4>
      </vt:variant>
      <vt:variant>
        <vt:lpwstr>http://preview.ikea.com/ms/en_SE/this-is-ikea/available-jobs/index.html</vt:lpwstr>
      </vt:variant>
      <vt:variant>
        <vt:lpwstr/>
      </vt:variant>
      <vt:variant>
        <vt:i4>6356995</vt:i4>
      </vt:variant>
      <vt:variant>
        <vt:i4>81</vt:i4>
      </vt:variant>
      <vt:variant>
        <vt:i4>0</vt:i4>
      </vt:variant>
      <vt:variant>
        <vt:i4>5</vt:i4>
      </vt:variant>
      <vt:variant>
        <vt:lpwstr>javascript:openWindow3('cim_pop_savesearch.asp?SID=%5eHF8KAxREl0nihRVcVKWgVGn1lpZKoBwnF_slp_rhc_hFEBgXjR4/p3R9QNEJKuKLisEOg332');</vt:lpwstr>
      </vt:variant>
      <vt:variant>
        <vt:lpwstr/>
      </vt:variant>
      <vt:variant>
        <vt:i4>7274555</vt:i4>
      </vt:variant>
      <vt:variant>
        <vt:i4>78</vt:i4>
      </vt:variant>
      <vt:variant>
        <vt:i4>0</vt:i4>
      </vt:variant>
      <vt:variant>
        <vt:i4>5</vt:i4>
      </vt:variant>
      <vt:variant>
        <vt:lpwstr>https://sjobs.brassring.com/2057/asp/tg/cim_advsearch.asp?SID=%5eHF8KAxREl0nihRVcVKWgVGn1lpZKoBwnF_slp_rhc_hFEBgXjR4/p3R9QNEJKuKLisEOg332</vt:lpwstr>
      </vt:variant>
      <vt:variant>
        <vt:lpwstr/>
      </vt:variant>
      <vt:variant>
        <vt:i4>7864338</vt:i4>
      </vt:variant>
      <vt:variant>
        <vt:i4>14235</vt:i4>
      </vt:variant>
      <vt:variant>
        <vt:i4>1032</vt:i4>
      </vt:variant>
      <vt:variant>
        <vt:i4>1</vt:i4>
      </vt:variant>
      <vt:variant>
        <vt:lpwstr>cid:image006.jpg@01D1C7D1.3F6263C0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IKEA Jobs search to use Brassring API</dc:title>
  <dc:subject>IKEA00896100</dc:subject>
  <dc:creator>doste3</dc:creator>
  <cp:lastModifiedBy>shshekha</cp:lastModifiedBy>
  <cp:revision>45</cp:revision>
  <cp:lastPrinted>2006-09-08T09:11:00Z</cp:lastPrinted>
  <dcterms:created xsi:type="dcterms:W3CDTF">2016-06-28T09:22:00Z</dcterms:created>
  <dcterms:modified xsi:type="dcterms:W3CDTF">2016-08-29T18:06:00Z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Date">
    <vt:lpwstr>2016-04-18</vt:lpwstr>
  </property>
  <property fmtid="{D5CDD505-2E9C-101B-9397-08002B2CF9AE}" pid="3" name="Revision">
    <vt:lpwstr>Px.0-1</vt:lpwstr>
  </property>
  <property fmtid="{D5CDD505-2E9C-101B-9397-08002B2CF9AE}" pid="4" name="Accountable">
    <vt:lpwstr>Lars Troneby</vt:lpwstr>
  </property>
  <property fmtid="{D5CDD505-2E9C-101B-9397-08002B2CF9AE}" pid="5" name="Web Area">
    <vt:lpwstr>Customer Support</vt:lpwstr>
  </property>
</Properties>
</file>